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FA0A" w14:textId="210FDD1C" w:rsidR="00C15F5D" w:rsidRPr="00E9754B" w:rsidRDefault="3C9C3F7C" w:rsidP="00BA4186">
      <w:pPr>
        <w:pStyle w:val="10"/>
        <w:rPr>
          <w:b/>
          <w:bCs/>
        </w:rPr>
      </w:pPr>
      <w:r w:rsidRPr="5DE2F9EF">
        <w:rPr>
          <w:b/>
          <w:bCs/>
        </w:rPr>
        <w:t xml:space="preserve">1.  </w:t>
      </w:r>
      <w:proofErr w:type="gramStart"/>
      <w:r w:rsidRPr="5DE2F9EF">
        <w:rPr>
          <w:b/>
          <w:bCs/>
        </w:rPr>
        <w:t>CORS(</w:t>
      </w:r>
      <w:proofErr w:type="gramEnd"/>
      <w:r w:rsidRPr="5DE2F9EF">
        <w:rPr>
          <w:b/>
          <w:bCs/>
        </w:rPr>
        <w:t>Cross-Origin Resource Sharing)</w:t>
      </w:r>
    </w:p>
    <w:p w14:paraId="3A3E1729" w14:textId="6DC30973" w:rsidR="00433071" w:rsidRPr="00BA4186" w:rsidRDefault="4C191A89" w:rsidP="00BA4186">
      <w:pPr>
        <w:pStyle w:val="10"/>
      </w:pPr>
      <w:r>
        <w:t>가) 취약점 설명</w:t>
      </w:r>
    </w:p>
    <w:p w14:paraId="35CE03CA" w14:textId="03469CCD" w:rsidR="00433071" w:rsidRPr="00BA4186" w:rsidRDefault="00433071">
      <w:pPr>
        <w:rPr>
          <w:rFonts w:ascii="맑은 고딕" w:eastAsia="맑은 고딕" w:hAnsi="맑은 고딕"/>
          <w:color w:val="777777"/>
          <w:shd w:val="clear" w:color="auto" w:fill="FFFFFF"/>
        </w:rPr>
      </w:pPr>
      <w:r w:rsidRPr="00BA4186">
        <w:rPr>
          <w:rFonts w:ascii="맑은 고딕" w:eastAsia="맑은 고딕" w:hAnsi="맑은 고딕"/>
          <w:color w:val="777777"/>
          <w:shd w:val="clear" w:color="auto" w:fill="FFFFFF"/>
        </w:rPr>
        <w:t>CORS는 브라우저가 XHR을 이용하여 Cross-Origin 요청을 가능하게 한다. 해당 기술은 서로 다른 도메인(사이트) 간 자원을 공유할 수 있게 해주며, 특정 조건들이 만족할 경우 동일출처정책(</w:t>
      </w:r>
      <w:proofErr w:type="gramStart"/>
      <w:r w:rsidRPr="00BA4186">
        <w:rPr>
          <w:rFonts w:ascii="맑은 고딕" w:eastAsia="맑은 고딕" w:hAnsi="맑은 고딕"/>
          <w:color w:val="777777"/>
          <w:shd w:val="clear" w:color="auto" w:fill="FFFFFF"/>
        </w:rPr>
        <w:t>SOP :</w:t>
      </w:r>
      <w:proofErr w:type="gramEnd"/>
      <w:r w:rsidRPr="00BA4186">
        <w:rPr>
          <w:rFonts w:ascii="맑은 고딕" w:eastAsia="맑은 고딕" w:hAnsi="맑은 고딕"/>
          <w:color w:val="777777"/>
          <w:shd w:val="clear" w:color="auto" w:fill="FFFFFF"/>
        </w:rPr>
        <w:t xml:space="preserve"> Same Origin Policy)에 의한 제한을 완화하는 데 사용될 수 있다.</w:t>
      </w:r>
    </w:p>
    <w:p w14:paraId="236CA0C7" w14:textId="5906F226" w:rsidR="4A269F25" w:rsidRDefault="4A269F25" w:rsidP="4A269F25">
      <w:pPr>
        <w:rPr>
          <w:rFonts w:ascii="맑은 고딕" w:eastAsia="맑은 고딕" w:hAnsi="맑은 고딕"/>
          <w:color w:val="777777"/>
        </w:rPr>
      </w:pPr>
    </w:p>
    <w:p w14:paraId="17CF2678" w14:textId="4F2EB330" w:rsidR="00433071" w:rsidRPr="00BA4186" w:rsidRDefault="00433071" w:rsidP="00BA4186">
      <w:pPr>
        <w:pStyle w:val="10"/>
        <w:rPr>
          <w:shd w:val="clear" w:color="auto" w:fill="FFFFFF"/>
        </w:rPr>
      </w:pPr>
      <w:r w:rsidRPr="00BA4186">
        <w:rPr>
          <w:rFonts w:hint="eastAsia"/>
          <w:shd w:val="clear" w:color="auto" w:fill="FFFFFF"/>
        </w:rPr>
        <w:t>나)</w:t>
      </w:r>
      <w:r w:rsidRPr="00BA4186">
        <w:rPr>
          <w:shd w:val="clear" w:color="auto" w:fill="FFFFFF"/>
        </w:rPr>
        <w:t xml:space="preserve"> </w:t>
      </w:r>
      <w:r w:rsidRPr="00BA4186">
        <w:rPr>
          <w:rFonts w:hint="eastAsia"/>
          <w:shd w:val="clear" w:color="auto" w:fill="FFFFFF"/>
        </w:rPr>
        <w:t>진단 방법 및 판단기준</w:t>
      </w:r>
    </w:p>
    <w:p w14:paraId="2F2842D2" w14:textId="77777777" w:rsidR="00433071" w:rsidRPr="00BA4186" w:rsidRDefault="00433071" w:rsidP="00433071">
      <w:pPr>
        <w:rPr>
          <w:rFonts w:ascii="맑은 고딕" w:eastAsia="맑은 고딕" w:hAnsi="맑은 고딕"/>
        </w:rPr>
      </w:pPr>
      <w:r w:rsidRPr="168CCCF0">
        <w:rPr>
          <w:rFonts w:ascii="맑은 고딕" w:eastAsia="맑은 고딕" w:hAnsi="맑은 고딕"/>
        </w:rPr>
        <w:t>Access-Control-Allow-origin: *과 Access-Control-Allow-Credential: true일 경우 취약</w:t>
      </w:r>
    </w:p>
    <w:p w14:paraId="007F0950" w14:textId="542C15E2" w:rsidR="168CCCF0" w:rsidRDefault="168CCCF0" w:rsidP="168CCCF0">
      <w:pPr>
        <w:rPr>
          <w:rFonts w:ascii="맑은 고딕" w:eastAsia="맑은 고딕" w:hAnsi="맑은 고딕"/>
        </w:rPr>
      </w:pPr>
      <w:r w:rsidRPr="168CCCF0">
        <w:rPr>
          <w:rFonts w:ascii="맑은 고딕" w:eastAsia="맑은 고딕" w:hAnsi="맑은 고딕"/>
        </w:rPr>
        <w:t>(</w:t>
      </w:r>
      <w:proofErr w:type="spellStart"/>
      <w:r w:rsidRPr="168CCCF0">
        <w:rPr>
          <w:rFonts w:ascii="맑은 고딕" w:eastAsia="맑은 고딕" w:hAnsi="맑은 고딕"/>
        </w:rPr>
        <w:t>응답헤더</w:t>
      </w:r>
      <w:proofErr w:type="spellEnd"/>
      <w:r w:rsidRPr="168CCCF0">
        <w:rPr>
          <w:rFonts w:ascii="맑은 고딕" w:eastAsia="맑은 고딕" w:hAnsi="맑은 고딕"/>
        </w:rPr>
        <w:t xml:space="preserve"> Access-Control-Allow-Credentials </w:t>
      </w:r>
      <w:proofErr w:type="gramStart"/>
      <w:r w:rsidRPr="168CCCF0">
        <w:rPr>
          <w:rFonts w:ascii="맑은 고딕" w:eastAsia="맑은 고딕" w:hAnsi="맑은 고딕"/>
        </w:rPr>
        <w:t>는  요청의</w:t>
      </w:r>
      <w:proofErr w:type="gramEnd"/>
      <w:r w:rsidRPr="168CCCF0">
        <w:rPr>
          <w:rFonts w:ascii="맑은 고딕" w:eastAsia="맑은 고딕" w:hAnsi="맑은 고딕"/>
        </w:rPr>
        <w:t xml:space="preserve"> 자격증명 모드(</w:t>
      </w:r>
      <w:proofErr w:type="spellStart"/>
      <w:r w:rsidRPr="168CCCF0">
        <w:rPr>
          <w:rFonts w:ascii="맑은 고딕" w:eastAsia="맑은 고딕" w:hAnsi="맑은 고딕"/>
        </w:rPr>
        <w:t>Request.credentials</w:t>
      </w:r>
      <w:proofErr w:type="spellEnd"/>
      <w:r w:rsidRPr="168CCCF0">
        <w:rPr>
          <w:rFonts w:ascii="맑은 고딕" w:eastAsia="맑은 고딕" w:hAnsi="맑은 고딕"/>
        </w:rPr>
        <w:t xml:space="preserve">)가 "include" </w:t>
      </w:r>
      <w:proofErr w:type="spellStart"/>
      <w:r w:rsidRPr="168CCCF0">
        <w:rPr>
          <w:rFonts w:ascii="맑은 고딕" w:eastAsia="맑은 고딕" w:hAnsi="맑은 고딕"/>
        </w:rPr>
        <w:t>일때</w:t>
      </w:r>
      <w:proofErr w:type="spellEnd"/>
      <w:r w:rsidRPr="168CCCF0">
        <w:rPr>
          <w:rFonts w:ascii="맑은 고딕" w:eastAsia="맑은 고딕" w:hAnsi="맑은 고딕"/>
        </w:rPr>
        <w:t xml:space="preserve">,   브라우저들이 응답을 </w:t>
      </w:r>
      <w:proofErr w:type="spellStart"/>
      <w:r w:rsidRPr="168CCCF0">
        <w:rPr>
          <w:rFonts w:ascii="맑은 고딕" w:eastAsia="맑은 고딕" w:hAnsi="맑은 고딕"/>
        </w:rPr>
        <w:t>프로트엔드</w:t>
      </w:r>
      <w:proofErr w:type="spellEnd"/>
      <w:r w:rsidRPr="168CCCF0">
        <w:rPr>
          <w:rFonts w:ascii="맑은 고딕" w:eastAsia="맑은 고딕" w:hAnsi="맑은 고딕"/>
        </w:rPr>
        <w:t xml:space="preserve"> </w:t>
      </w:r>
      <w:proofErr w:type="spellStart"/>
      <w:r w:rsidRPr="168CCCF0">
        <w:rPr>
          <w:rFonts w:ascii="맑은 고딕" w:eastAsia="맑은 고딕" w:hAnsi="맑은 고딕"/>
        </w:rPr>
        <w:t>자바스트립트</w:t>
      </w:r>
      <w:proofErr w:type="spellEnd"/>
      <w:r w:rsidRPr="168CCCF0">
        <w:rPr>
          <w:rFonts w:ascii="맑은 고딕" w:eastAsia="맑은 고딕" w:hAnsi="맑은 고딕"/>
        </w:rPr>
        <w:t xml:space="preserve"> 코드에 노출할지에 대해 알려줍니다.)</w:t>
      </w:r>
    </w:p>
    <w:p w14:paraId="4E6FE99A" w14:textId="1E37B6D4" w:rsidR="4A269F25" w:rsidRDefault="4A269F25" w:rsidP="4A269F25">
      <w:pPr>
        <w:spacing w:after="0" w:line="240" w:lineRule="auto"/>
        <w:jc w:val="left"/>
        <w:rPr>
          <w:rFonts w:ascii="맑은 고딕" w:eastAsia="맑은 고딕" w:hAnsi="맑은 고딕"/>
        </w:rPr>
      </w:pPr>
    </w:p>
    <w:p w14:paraId="4DB765F3" w14:textId="40B57A16" w:rsidR="7B3286F5" w:rsidRDefault="7B3286F5" w:rsidP="4A269F25">
      <w:pPr>
        <w:spacing w:after="0" w:line="240" w:lineRule="auto"/>
        <w:jc w:val="left"/>
        <w:rPr>
          <w:rFonts w:ascii="맑은 고딕" w:eastAsia="맑은 고딕" w:hAnsi="맑은 고딕"/>
        </w:rPr>
      </w:pPr>
      <w:r w:rsidRPr="4A269F25">
        <w:rPr>
          <w:rFonts w:ascii="맑은 고딕" w:eastAsia="맑은 고딕" w:hAnsi="맑은 고딕"/>
        </w:rPr>
        <w:t>관련 검색 키워드 - 스프링 기준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A269F25" w14:paraId="15992814" w14:textId="77777777" w:rsidTr="4A269F25">
        <w:tc>
          <w:tcPr>
            <w:tcW w:w="9015" w:type="dxa"/>
          </w:tcPr>
          <w:p w14:paraId="3F7697DB" w14:textId="01D3B64C" w:rsidR="7B3286F5" w:rsidRDefault="7B3286F5" w:rsidP="4A269F25"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CorsRegistry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(import </w:t>
            </w:r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org.springframework.web.servlet</w:t>
            </w:r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.config.annotation.CorsRegistry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>)</w:t>
            </w:r>
          </w:p>
          <w:p w14:paraId="0856D86E" w14:textId="350704AC" w:rsidR="7B3286F5" w:rsidRDefault="7B3286F5" w:rsidP="4A269F25"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addCorsMappings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(CORS 매핑 설정)</w:t>
            </w:r>
          </w:p>
          <w:p w14:paraId="092E8D7E" w14:textId="495F2A59" w:rsidR="7B3286F5" w:rsidRDefault="7B3286F5" w:rsidP="4A269F25"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allowedOrigins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(CORS Origin 설정)</w:t>
            </w:r>
          </w:p>
          <w:p w14:paraId="5838AF59" w14:textId="7AABEF04" w:rsidR="7B3286F5" w:rsidRDefault="7B3286F5" w:rsidP="4A269F25"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setHeader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>.*</w:t>
            </w:r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Access-Control-Allow-Origin (헤더를 그대로 설정하는 경우)</w:t>
            </w:r>
          </w:p>
        </w:tc>
      </w:tr>
    </w:tbl>
    <w:p w14:paraId="55292738" w14:textId="266EC4C6" w:rsidR="00433071" w:rsidRDefault="00433071" w:rsidP="389A6B53">
      <w:pPr>
        <w:rPr>
          <w:rFonts w:ascii="맑은 고딕" w:eastAsia="맑은 고딕" w:hAnsi="맑은 고딕"/>
        </w:rPr>
      </w:pPr>
      <w:r w:rsidRPr="389A6B53">
        <w:rPr>
          <w:rFonts w:ascii="맑은 고딕" w:eastAsia="맑은 고딕" w:hAnsi="맑은 고딕"/>
        </w:rPr>
        <w:t xml:space="preserve">Access-Control-Allow-origin: www.naver.com 해당 서비스에 불필요 한 </w:t>
      </w:r>
      <w:proofErr w:type="spellStart"/>
      <w:r w:rsidRPr="389A6B53">
        <w:rPr>
          <w:rFonts w:ascii="맑은 고딕" w:eastAsia="맑은 고딕" w:hAnsi="맑은 고딕"/>
        </w:rPr>
        <w:t>url</w:t>
      </w:r>
      <w:proofErr w:type="spellEnd"/>
      <w:r w:rsidRPr="389A6B53">
        <w:rPr>
          <w:rFonts w:ascii="맑은 고딕" w:eastAsia="맑은 고딕" w:hAnsi="맑은 고딕"/>
        </w:rPr>
        <w:t>이 적힐 경우</w:t>
      </w:r>
    </w:p>
    <w:p w14:paraId="1EAECC73" w14:textId="38BFDAB7" w:rsidR="389A6B53" w:rsidRDefault="389A6B53" w:rsidP="389A6B53">
      <w:pPr>
        <w:rPr>
          <w:rFonts w:ascii="맑은 고딕" w:eastAsia="맑은 고딕" w:hAnsi="맑은 고딕"/>
        </w:rPr>
      </w:pPr>
    </w:p>
    <w:p w14:paraId="368126EB" w14:textId="4253648D" w:rsidR="00433071" w:rsidRPr="00BA4186" w:rsidRDefault="00433071" w:rsidP="00BA4186">
      <w:pPr>
        <w:pStyle w:val="10"/>
      </w:pPr>
      <w:r>
        <w:t>다) 참고자료</w:t>
      </w:r>
    </w:p>
    <w:p w14:paraId="129178E5" w14:textId="1868309C" w:rsidR="39402277" w:rsidRDefault="39402277" w:rsidP="4A269F25">
      <w:pPr>
        <w:spacing w:after="0" w:line="240" w:lineRule="auto"/>
        <w:jc w:val="left"/>
        <w:rPr>
          <w:rFonts w:ascii="맑은 고딕" w:eastAsia="맑은 고딕" w:hAnsi="맑은 고딕"/>
        </w:rPr>
      </w:pPr>
      <w:r w:rsidRPr="4A269F25">
        <w:rPr>
          <w:rFonts w:ascii="맑은 고딕" w:eastAsia="맑은 고딕" w:hAnsi="맑은 고딕"/>
        </w:rPr>
        <w:t>취약 코드 사례 1)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A269F25" w14:paraId="6512829D" w14:textId="77777777" w:rsidTr="4A269F25">
        <w:tc>
          <w:tcPr>
            <w:tcW w:w="9015" w:type="dxa"/>
          </w:tcPr>
          <w:p w14:paraId="533909EA" w14:textId="7A09B862" w:rsidR="2798F5B1" w:rsidRDefault="2798F5B1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String origin = </w:t>
            </w:r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request.getHeader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("Origin");</w:t>
            </w:r>
          </w:p>
          <w:p w14:paraId="6D9CD9C0" w14:textId="67F6B726" w:rsidR="2798F5B1" w:rsidRDefault="2798F5B1" w:rsidP="4A269F25"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response.setHeader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("Access-Control-Allow-Origin", 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allowedOrigins.contains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>(origin) ? origin : "");</w:t>
            </w:r>
          </w:p>
          <w:p w14:paraId="277295CB" w14:textId="00EDAAFE" w:rsidR="2798F5B1" w:rsidRDefault="2798F5B1" w:rsidP="4A269F25"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response.setHeader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("Access-Control-Allow-Credentials", "true");</w:t>
            </w:r>
          </w:p>
        </w:tc>
      </w:tr>
    </w:tbl>
    <w:p w14:paraId="39CBD27E" w14:textId="17DC0F24" w:rsidR="4A269F25" w:rsidRDefault="4A269F25" w:rsidP="4A269F25">
      <w:pPr>
        <w:spacing w:after="0" w:line="240" w:lineRule="auto"/>
        <w:jc w:val="left"/>
        <w:rPr>
          <w:rFonts w:ascii="맑은 고딕" w:eastAsia="맑은 고딕" w:hAnsi="맑은 고딕"/>
        </w:rPr>
      </w:pPr>
    </w:p>
    <w:p w14:paraId="60539275" w14:textId="236BCE5C" w:rsidR="39402277" w:rsidRDefault="39402277" w:rsidP="4A269F25">
      <w:pPr>
        <w:spacing w:after="0" w:line="240" w:lineRule="auto"/>
        <w:jc w:val="left"/>
        <w:rPr>
          <w:rFonts w:ascii="맑은 고딕" w:eastAsia="맑은 고딕" w:hAnsi="맑은 고딕"/>
        </w:rPr>
      </w:pPr>
      <w:r w:rsidRPr="4A269F25">
        <w:rPr>
          <w:rFonts w:ascii="맑은 고딕" w:eastAsia="맑은 고딕" w:hAnsi="맑은 고딕"/>
        </w:rPr>
        <w:t>취약 코드 사례 2)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A269F25" w14:paraId="1E9AA0B0" w14:textId="77777777" w:rsidTr="4A269F25">
        <w:tc>
          <w:tcPr>
            <w:tcW w:w="9015" w:type="dxa"/>
          </w:tcPr>
          <w:p w14:paraId="0E2B8641" w14:textId="4899ABCB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public void </w:t>
            </w:r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addCorsMappings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>(</w:t>
            </w:r>
            <w:proofErr w:type="spellStart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CorsRegistry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registry) {</w:t>
            </w:r>
          </w:p>
          <w:p w14:paraId="1A01CDB7" w14:textId="57E3C6D9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       </w:t>
            </w:r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registry.addMapping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("/**")</w:t>
            </w:r>
          </w:p>
          <w:p w14:paraId="22AC96D8" w14:textId="769AC1C7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               </w:t>
            </w:r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.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allowedOrigins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("*")</w:t>
            </w:r>
          </w:p>
          <w:p w14:paraId="7FAA17E3" w14:textId="3097F96C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lastRenderedPageBreak/>
              <w:t xml:space="preserve">                </w:t>
            </w:r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.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allowedMethods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("GET", "POST")</w:t>
            </w:r>
          </w:p>
          <w:p w14:paraId="4DE3CDD5" w14:textId="71E1297D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               </w:t>
            </w:r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.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allowedHeaders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("*")</w:t>
            </w:r>
          </w:p>
          <w:p w14:paraId="047111D9" w14:textId="12CC3B8E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               </w:t>
            </w:r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.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allowCredentials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(true)</w:t>
            </w:r>
          </w:p>
          <w:p w14:paraId="6225D1C8" w14:textId="00ACADF5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 xml:space="preserve">                </w:t>
            </w:r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.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maxAge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(MAX_AGE_SECONDS);</w:t>
            </w:r>
          </w:p>
          <w:p w14:paraId="7BAB6386" w14:textId="6C489EF3" w:rsidR="2E2E72D3" w:rsidRDefault="2E2E72D3" w:rsidP="4A269F25">
            <w:r w:rsidRPr="4A269F25">
              <w:rPr>
                <w:rFonts w:ascii="맑은 고딕" w:eastAsia="맑은 고딕" w:hAnsi="맑은 고딕" w:cs="맑은 고딕"/>
                <w:szCs w:val="20"/>
              </w:rPr>
              <w:t>}</w:t>
            </w:r>
          </w:p>
        </w:tc>
      </w:tr>
    </w:tbl>
    <w:p w14:paraId="4961B1DB" w14:textId="2B055267" w:rsidR="4A269F25" w:rsidRDefault="4A269F25" w:rsidP="4A269F25">
      <w:pPr>
        <w:spacing w:after="0" w:line="240" w:lineRule="auto"/>
        <w:jc w:val="left"/>
        <w:rPr>
          <w:rFonts w:ascii="맑은 고딕" w:eastAsia="맑은 고딕" w:hAnsi="맑은 고딕"/>
        </w:rPr>
      </w:pPr>
    </w:p>
    <w:p w14:paraId="33A656AA" w14:textId="2532ECE8" w:rsidR="39402277" w:rsidRDefault="39402277" w:rsidP="4A269F25">
      <w:pPr>
        <w:spacing w:after="0" w:line="240" w:lineRule="auto"/>
        <w:jc w:val="left"/>
        <w:rPr>
          <w:rFonts w:ascii="맑은 고딕" w:eastAsia="맑은 고딕" w:hAnsi="맑은 고딕"/>
        </w:rPr>
      </w:pPr>
      <w:r w:rsidRPr="4A269F25">
        <w:rPr>
          <w:rFonts w:ascii="맑은 고딕" w:eastAsia="맑은 고딕" w:hAnsi="맑은 고딕"/>
        </w:rPr>
        <w:t>취약 코드 사례 3)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A269F25" w14:paraId="6CB721FE" w14:textId="77777777" w:rsidTr="4A269F25">
        <w:tc>
          <w:tcPr>
            <w:tcW w:w="9015" w:type="dxa"/>
          </w:tcPr>
          <w:p w14:paraId="0CC55182" w14:textId="29A7A97C" w:rsidR="63ED9A7D" w:rsidRDefault="63ED9A7D" w:rsidP="4A269F25">
            <w:pPr>
              <w:spacing w:line="259" w:lineRule="auto"/>
              <w:rPr>
                <w:rFonts w:ascii="맑은 고딕" w:eastAsia="맑은 고딕" w:hAnsi="맑은 고딕" w:cs="맑은 고딕"/>
                <w:szCs w:val="20"/>
              </w:rPr>
            </w:pPr>
            <w:proofErr w:type="spellStart"/>
            <w:proofErr w:type="gramStart"/>
            <w:r w:rsidRPr="4A269F25">
              <w:rPr>
                <w:rFonts w:ascii="맑은 고딕" w:eastAsia="맑은 고딕" w:hAnsi="맑은 고딕" w:cs="맑은 고딕"/>
                <w:szCs w:val="20"/>
              </w:rPr>
              <w:t>configuration.setAllowedOrigins</w:t>
            </w:r>
            <w:proofErr w:type="spellEnd"/>
            <w:proofErr w:type="gramEnd"/>
            <w:r w:rsidRPr="4A269F25">
              <w:rPr>
                <w:rFonts w:ascii="맑은 고딕" w:eastAsia="맑은 고딕" w:hAnsi="맑은 고딕" w:cs="맑은 고딕"/>
                <w:szCs w:val="20"/>
              </w:rPr>
              <w:t>(</w:t>
            </w:r>
            <w:proofErr w:type="spellStart"/>
            <w:r w:rsidRPr="4A269F25">
              <w:rPr>
                <w:rFonts w:ascii="맑은 고딕" w:eastAsia="맑은 고딕" w:hAnsi="맑은 고딕" w:cs="맑은 고딕"/>
                <w:szCs w:val="20"/>
              </w:rPr>
              <w:t>Lists.newArrayList</w:t>
            </w:r>
            <w:proofErr w:type="spellEnd"/>
            <w:r w:rsidRPr="4A269F25">
              <w:rPr>
                <w:rFonts w:ascii="맑은 고딕" w:eastAsia="맑은 고딕" w:hAnsi="맑은 고딕" w:cs="맑은 고딕"/>
                <w:szCs w:val="20"/>
              </w:rPr>
              <w:t>("*"));</w:t>
            </w:r>
          </w:p>
        </w:tc>
      </w:tr>
    </w:tbl>
    <w:p w14:paraId="66C59A34" w14:textId="0B7D4952" w:rsidR="4A269F25" w:rsidRDefault="4A269F25" w:rsidP="4A269F25">
      <w:pPr>
        <w:spacing w:after="0" w:line="240" w:lineRule="auto"/>
        <w:jc w:val="left"/>
        <w:rPr>
          <w:rFonts w:ascii="맑은 고딕" w:eastAsia="맑은 고딕" w:hAnsi="맑은 고딕"/>
        </w:rPr>
      </w:pPr>
    </w:p>
    <w:p w14:paraId="766A5FDF" w14:textId="3B3A9362" w:rsidR="4A269F25" w:rsidRDefault="4A269F25" w:rsidP="4A269F25">
      <w:pPr>
        <w:spacing w:after="0" w:line="240" w:lineRule="auto"/>
        <w:jc w:val="left"/>
        <w:rPr>
          <w:rFonts w:ascii="맑은 고딕" w:eastAsia="맑은 고딕" w:hAnsi="맑은 고딕"/>
        </w:rPr>
      </w:pPr>
    </w:p>
    <w:p w14:paraId="784C42B2" w14:textId="75971D40" w:rsidR="00433071" w:rsidRPr="00433071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  <w:r w:rsidRPr="4A269F25">
        <w:rPr>
          <w:rFonts w:ascii="맑은 고딕" w:eastAsia="맑은 고딕" w:hAnsi="맑은 고딕"/>
        </w:rPr>
        <w:t>취약) Access-Control-Allow-origin: *과 Access-Control-Allow-Credential: true</w:t>
      </w:r>
    </w:p>
    <w:p w14:paraId="52E161E6" w14:textId="75E9B411" w:rsidR="00433071" w:rsidRPr="00433071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1ADE48B" wp14:editId="16EC0E47">
            <wp:extent cx="5731510" cy="1972310"/>
            <wp:effectExtent l="0" t="0" r="2540" b="8890"/>
            <wp:docPr id="2109627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A63" w14:textId="7D81BD6D" w:rsidR="00433071" w:rsidRPr="00BA4186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18953B9D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5B06A591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12FEB2A5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4B018A9B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511A4C02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2F34FC01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0BFE2066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04481A2B" w14:textId="77777777" w:rsidR="00BA4186" w:rsidRDefault="00BA4186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</w:p>
    <w:p w14:paraId="4C23F164" w14:textId="2F2D9F61" w:rsidR="00433071" w:rsidRPr="00BA4186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양호</w:t>
      </w:r>
      <w:r w:rsidRPr="00BA4186">
        <w:rPr>
          <w:rFonts w:ascii="맑은 고딕" w:eastAsia="맑은 고딕" w:hAnsi="맑은 고딕"/>
        </w:rPr>
        <w:t xml:space="preserve">) 2. Access-Control-Allow-origin: </w:t>
      </w:r>
      <w:r w:rsidRPr="00BA4186">
        <w:rPr>
          <w:rFonts w:ascii="맑은 고딕" w:eastAsia="맑은 고딕" w:hAnsi="맑은 고딕" w:hint="eastAsia"/>
        </w:rPr>
        <w:t xml:space="preserve">특정 </w:t>
      </w:r>
      <w:proofErr w:type="spellStart"/>
      <w:r w:rsidRPr="00BA4186">
        <w:rPr>
          <w:rFonts w:ascii="맑은 고딕" w:eastAsia="맑은 고딕" w:hAnsi="맑은 고딕"/>
        </w:rPr>
        <w:t>url</w:t>
      </w:r>
      <w:proofErr w:type="spellEnd"/>
      <w:r w:rsidRPr="00BA4186">
        <w:rPr>
          <w:rFonts w:ascii="맑은 고딕" w:eastAsia="맑은 고딕" w:hAnsi="맑은 고딕" w:hint="eastAsia"/>
        </w:rPr>
        <w:t>을 사용함.</w:t>
      </w:r>
    </w:p>
    <w:p w14:paraId="73469E59" w14:textId="77777777" w:rsidR="00433071" w:rsidRPr="00BA4186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754CE9AB" w14:textId="76348269" w:rsidR="00433071" w:rsidRPr="00433071" w:rsidRDefault="00433071" w:rsidP="004330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7BE51D" wp14:editId="309709CE">
            <wp:extent cx="3267075" cy="1874193"/>
            <wp:effectExtent l="0" t="0" r="0" b="4445"/>
            <wp:docPr id="13870057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5838" w14:textId="77777777" w:rsidR="005B5858" w:rsidRPr="00BA4186" w:rsidRDefault="005B5858">
      <w:pPr>
        <w:rPr>
          <w:rFonts w:ascii="맑은 고딕" w:eastAsia="맑은 고딕" w:hAnsi="맑은 고딕"/>
        </w:rPr>
      </w:pPr>
    </w:p>
    <w:p w14:paraId="14454865" w14:textId="62D38C9B" w:rsidR="00433071" w:rsidRPr="00BA4186" w:rsidRDefault="005B5858" w:rsidP="00BA4186">
      <w:pPr>
        <w:pStyle w:val="10"/>
      </w:pPr>
      <w:r>
        <w:t xml:space="preserve">라) 조치방안 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12774E1B" w14:paraId="11B5FC38" w14:textId="77777777" w:rsidTr="12774E1B">
        <w:tc>
          <w:tcPr>
            <w:tcW w:w="9026" w:type="dxa"/>
          </w:tcPr>
          <w:p w14:paraId="398E699E" w14:textId="657A4708" w:rsidR="12774E1B" w:rsidRDefault="12774E1B">
            <w:r>
              <w:t>Header의 값에 “Access-Control-Allow-</w:t>
            </w:r>
            <w:proofErr w:type="gramStart"/>
            <w:r>
              <w:t>Credentials :</w:t>
            </w:r>
            <w:proofErr w:type="gramEnd"/>
            <w:r>
              <w:t xml:space="preserve"> true"를 사용하지 않거나 “Access-Control-Allow-Origin : *” 를 사용하지 않을 것을 권고함</w:t>
            </w:r>
          </w:p>
        </w:tc>
      </w:tr>
      <w:tr w:rsidR="12774E1B" w14:paraId="09770E13" w14:textId="77777777" w:rsidTr="12774E1B">
        <w:tc>
          <w:tcPr>
            <w:tcW w:w="9026" w:type="dxa"/>
          </w:tcPr>
          <w:p w14:paraId="3100F538" w14:textId="41623DA5" w:rsidR="12774E1B" w:rsidRDefault="12774E1B">
            <w:r>
              <w:t xml:space="preserve">불가피하게 </w:t>
            </w:r>
            <w:proofErr w:type="spellStart"/>
            <w:proofErr w:type="gramStart"/>
            <w:r>
              <w:t>Credentials:true</w:t>
            </w:r>
            <w:proofErr w:type="spellEnd"/>
            <w:proofErr w:type="gramEnd"/>
            <w:r>
              <w:t>를 사용해야 하는 경우 허용하는 도메인을 명확하게 지정하는 것을 권고함.</w:t>
            </w:r>
          </w:p>
        </w:tc>
      </w:tr>
    </w:tbl>
    <w:p w14:paraId="615D4E9B" w14:textId="26CD8D2F" w:rsidR="12774E1B" w:rsidRDefault="12774E1B" w:rsidP="12774E1B">
      <w:pPr>
        <w:rPr>
          <w:rFonts w:ascii="맑은 고딕" w:eastAsia="맑은 고딕" w:hAnsi="맑은 고딕"/>
          <w:color w:val="000000" w:themeColor="text1"/>
        </w:rPr>
      </w:pPr>
    </w:p>
    <w:p w14:paraId="7C9B0894" w14:textId="5DE38E13" w:rsidR="6AC03A5A" w:rsidRDefault="6AC03A5A" w:rsidP="12774E1B">
      <w:pPr>
        <w:rPr>
          <w:rFonts w:ascii="맑은 고딕" w:eastAsia="맑은 고딕" w:hAnsi="맑은 고딕"/>
          <w:b/>
          <w:bCs/>
          <w:color w:val="000000" w:themeColor="text1"/>
        </w:rPr>
      </w:pPr>
      <w:r w:rsidRPr="12774E1B">
        <w:rPr>
          <w:rFonts w:ascii="맑은 고딕" w:eastAsia="맑은 고딕" w:hAnsi="맑은 고딕"/>
          <w:b/>
          <w:bCs/>
          <w:color w:val="000000" w:themeColor="text1"/>
        </w:rPr>
        <w:t>소스코드 별 조치방안</w:t>
      </w:r>
    </w:p>
    <w:p w14:paraId="13543F0C" w14:textId="777E0811" w:rsidR="28C94C97" w:rsidRDefault="28C94C97" w:rsidP="6F82F4BD">
      <w:pPr>
        <w:jc w:val="left"/>
        <w:rPr>
          <w:rFonts w:ascii="맑은 고딕" w:eastAsia="맑은 고딕" w:hAnsi="맑은 고딕"/>
          <w:color w:val="000000" w:themeColor="text1"/>
        </w:rPr>
      </w:pPr>
      <w:r w:rsidRPr="6F82F4BD">
        <w:rPr>
          <w:rFonts w:ascii="맑은 고딕" w:eastAsia="맑은 고딕" w:hAnsi="맑은 고딕"/>
          <w:color w:val="000000" w:themeColor="text1"/>
        </w:rPr>
        <w:t>1) Spring</w:t>
      </w:r>
      <w:r w:rsidR="2C9515FB" w:rsidRPr="6F82F4BD">
        <w:rPr>
          <w:rFonts w:ascii="맑은 고딕" w:eastAsia="맑은 고딕" w:hAnsi="맑은 고딕"/>
          <w:color w:val="000000" w:themeColor="text1"/>
        </w:rPr>
        <w:t xml:space="preserve"> - </w:t>
      </w:r>
      <w:r w:rsidRPr="6F82F4BD">
        <w:rPr>
          <w:rFonts w:ascii="맑은 고딕" w:eastAsia="맑은 고딕" w:hAnsi="맑은 고딕"/>
          <w:color w:val="000000" w:themeColor="text1"/>
        </w:rPr>
        <w:t>Annotation 사용하는 방법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12774E1B" w14:paraId="20FB0E66" w14:textId="77777777" w:rsidTr="6F82F4BD">
        <w:tc>
          <w:tcPr>
            <w:tcW w:w="9026" w:type="dxa"/>
          </w:tcPr>
          <w:p w14:paraId="50F09C01" w14:textId="34DE7FC4" w:rsidR="26C376C0" w:rsidRDefault="26C376C0" w:rsidP="6F82F4BD">
            <w:pPr>
              <w:jc w:val="left"/>
              <w:rPr>
                <w:rFonts w:ascii="맑은 고딕" w:eastAsia="맑은 고딕" w:hAnsi="맑은 고딕" w:cs="맑은 고딕"/>
                <w:color w:val="333333"/>
                <w:sz w:val="22"/>
              </w:rPr>
            </w:pPr>
            <w:r w:rsidRPr="6F82F4BD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>@RestController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 xml:space="preserve">public class </w:t>
            </w:r>
            <w:proofErr w:type="spellStart"/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SampleController</w:t>
            </w:r>
            <w:proofErr w:type="spellEnd"/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{</w:t>
            </w:r>
            <w:r>
              <w:br/>
            </w:r>
            <w:r>
              <w:br/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 w:rsidRPr="6F82F4BD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>@CrossOrigin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r w:rsidRPr="6F82F4BD">
              <w:rPr>
                <w:rFonts w:ascii="Consolas" w:eastAsia="Consolas" w:hAnsi="Consolas" w:cs="Consolas"/>
                <w:color w:val="D0D0FF"/>
                <w:sz w:val="19"/>
                <w:szCs w:val="19"/>
              </w:rPr>
              <w:t>origins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=</w:t>
            </w:r>
            <w:r w:rsidRPr="6F82F4BD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"http://localhost:18080"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 w:rsidRPr="6F82F4BD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>@GetMapping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r w:rsidRPr="6F82F4BD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"/hello"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 w:rsidRPr="6F82F4BD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public 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String </w:t>
            </w:r>
            <w:proofErr w:type="gramStart"/>
            <w:r w:rsidRPr="6F82F4BD">
              <w:rPr>
                <w:rFonts w:ascii="Consolas" w:eastAsia="Consolas" w:hAnsi="Consolas" w:cs="Consolas"/>
                <w:color w:val="FFC66D"/>
                <w:sz w:val="19"/>
                <w:szCs w:val="19"/>
              </w:rPr>
              <w:t>hello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gramEnd"/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){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 w:rsidRPr="6F82F4BD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return </w:t>
            </w:r>
            <w:r w:rsidRPr="6F82F4BD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"hello"</w:t>
            </w:r>
            <w:r w:rsidRPr="6F82F4BD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;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    </w:t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  <w:r>
              <w:br/>
            </w:r>
            <w:r w:rsidRPr="6F82F4BD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</w:p>
        </w:tc>
      </w:tr>
    </w:tbl>
    <w:p w14:paraId="1878F006" w14:textId="71C07016" w:rsidR="12774E1B" w:rsidRDefault="12774E1B" w:rsidP="12774E1B">
      <w:pPr>
        <w:rPr>
          <w:rFonts w:ascii="맑은 고딕" w:eastAsia="맑은 고딕" w:hAnsi="맑은 고딕"/>
          <w:color w:val="000000" w:themeColor="text1"/>
        </w:rPr>
      </w:pPr>
    </w:p>
    <w:p w14:paraId="5664C427" w14:textId="25BCFE09" w:rsidR="26C376C0" w:rsidRDefault="26C376C0" w:rsidP="12774E1B">
      <w:pPr>
        <w:rPr>
          <w:rFonts w:ascii="맑은 고딕" w:eastAsia="맑은 고딕" w:hAnsi="맑은 고딕"/>
          <w:color w:val="000000" w:themeColor="text1"/>
        </w:rPr>
      </w:pPr>
      <w:r w:rsidRPr="12774E1B">
        <w:rPr>
          <w:rFonts w:ascii="맑은 고딕" w:eastAsia="맑은 고딕" w:hAnsi="맑은 고딕"/>
          <w:color w:val="000000" w:themeColor="text1"/>
        </w:rPr>
        <w:t>2) Spring – WebConfig.java 내 CORS 설정하는 방법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12774E1B" w14:paraId="08A1AAE0" w14:textId="77777777" w:rsidTr="12774E1B">
        <w:tc>
          <w:tcPr>
            <w:tcW w:w="9026" w:type="dxa"/>
          </w:tcPr>
          <w:p w14:paraId="06C5E191" w14:textId="1BF4B456" w:rsidR="63B0FD40" w:rsidRDefault="63B0FD40" w:rsidP="12774E1B">
            <w:pPr>
              <w:rPr>
                <w:rFonts w:ascii="맑은 고딕" w:eastAsia="맑은 고딕" w:hAnsi="맑은 고딕" w:cs="맑은 고딕"/>
                <w:color w:val="333333"/>
                <w:sz w:val="22"/>
              </w:rPr>
            </w:pPr>
            <w:r w:rsidRPr="12774E1B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>@Configuration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 xml:space="preserve">public class </w:t>
            </w:r>
            <w:proofErr w:type="spellStart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WebConfig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 w:rsidRPr="12774E1B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implements </w:t>
            </w:r>
            <w:proofErr w:type="spellStart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WebMvcConfigurer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{</w:t>
            </w:r>
            <w:r>
              <w:br/>
            </w:r>
            <w:r>
              <w:br/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 w:rsidRPr="12774E1B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>@Override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BBB529"/>
                <w:sz w:val="19"/>
                <w:szCs w:val="19"/>
              </w:rPr>
              <w:t xml:space="preserve">    </w:t>
            </w:r>
            <w:r w:rsidRPr="12774E1B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public void </w:t>
            </w:r>
            <w:proofErr w:type="spellStart"/>
            <w:proofErr w:type="gramStart"/>
            <w:r w:rsidRPr="12774E1B">
              <w:rPr>
                <w:rFonts w:ascii="Consolas" w:eastAsia="Consolas" w:hAnsi="Consolas" w:cs="Consolas"/>
                <w:color w:val="FFC66D"/>
                <w:sz w:val="19"/>
                <w:szCs w:val="19"/>
              </w:rPr>
              <w:t>addCorsMappings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CorsRegistry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registry) {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spellStart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registry.addMapping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r w:rsidRPr="12774E1B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"/**"</w:t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  .</w:t>
            </w:r>
            <w:proofErr w:type="spellStart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allowedOrigins</w:t>
            </w:r>
            <w:proofErr w:type="spellEnd"/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r w:rsidRPr="12774E1B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"http://localhost:18080"</w:t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  <w:r w:rsidRPr="12774E1B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;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    </w:t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  <w:r>
              <w:br/>
            </w:r>
            <w:r w:rsidRPr="12774E1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</w:p>
        </w:tc>
      </w:tr>
    </w:tbl>
    <w:p w14:paraId="7C3230A2" w14:textId="37EE5AF6" w:rsidR="004E0025" w:rsidRDefault="004E0025">
      <w:pPr>
        <w:rPr>
          <w:rFonts w:ascii="맑은 고딕" w:eastAsia="맑은 고딕" w:hAnsi="맑은 고딕"/>
        </w:rPr>
      </w:pPr>
    </w:p>
    <w:p w14:paraId="6319E164" w14:textId="3D7BBD06" w:rsidR="63B0FD40" w:rsidRDefault="63B0FD40" w:rsidP="12774E1B">
      <w:pPr>
        <w:rPr>
          <w:rFonts w:ascii="맑은 고딕" w:eastAsia="맑은 고딕" w:hAnsi="맑은 고딕"/>
        </w:rPr>
      </w:pPr>
      <w:r w:rsidRPr="12774E1B">
        <w:rPr>
          <w:rFonts w:ascii="맑은 고딕" w:eastAsia="맑은 고딕" w:hAnsi="맑은 고딕"/>
        </w:rPr>
        <w:t>3) 웹서버 내 설정하는 방법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12774E1B" w14:paraId="3B36BF71" w14:textId="77777777" w:rsidTr="12774E1B">
        <w:tc>
          <w:tcPr>
            <w:tcW w:w="9026" w:type="dxa"/>
          </w:tcPr>
          <w:p w14:paraId="65A4102F" w14:textId="6B3A4349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- Apache CORS 설정</w:t>
            </w:r>
          </w:p>
          <w:p w14:paraId="56C45759" w14:textId="2C4A0BFA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1. </w:t>
            </w:r>
            <w:proofErr w:type="spell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mod_headers</w:t>
            </w:r>
            <w:proofErr w:type="spell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설정 :</w:t>
            </w:r>
            <w:proofErr w:type="gram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 Apache는 default가 enable이다. </w:t>
            </w:r>
          </w:p>
          <w:p w14:paraId="73B69BAE" w14:textId="0BD019C8" w:rsidR="63B0FD40" w:rsidRDefault="63B0FD40" w:rsidP="12774E1B">
            <w:pPr>
              <w:spacing w:line="300" w:lineRule="exact"/>
            </w:pPr>
            <w:r w:rsidRPr="12774E1B">
              <w:rPr>
                <w:rFonts w:ascii="Monaco" w:eastAsia="Monaco" w:hAnsi="Monaco" w:cs="Monaco"/>
                <w:color w:val="333333"/>
                <w:sz w:val="19"/>
                <w:szCs w:val="19"/>
              </w:rPr>
              <w:t>a2enmod headers</w:t>
            </w:r>
          </w:p>
          <w:p w14:paraId="03E1BCA4" w14:textId="252BD0F9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</w:t>
            </w:r>
          </w:p>
          <w:p w14:paraId="466A9DC9" w14:textId="47415AA0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2. </w:t>
            </w:r>
            <w:proofErr w:type="spell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httpd.</w:t>
            </w:r>
            <w:proofErr w:type="gram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conf</w:t>
            </w:r>
            <w:proofErr w:type="spell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:</w:t>
            </w:r>
            <w:proofErr w:type="gram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&lt;Directory&gt;, &lt;Location&gt;, &lt;Files&gt;, &lt;</w:t>
            </w:r>
            <w:proofErr w:type="spell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VirtualHost</w:t>
            </w:r>
            <w:proofErr w:type="spell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&gt;안에 설정</w:t>
            </w:r>
          </w:p>
          <w:p w14:paraId="3E0AD264" w14:textId="45FDDED7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      또는 .</w:t>
            </w:r>
            <w:proofErr w:type="spell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htaccess</w:t>
            </w:r>
            <w:proofErr w:type="spell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안에 설정 가능</w:t>
            </w:r>
          </w:p>
          <w:p w14:paraId="481B80EF" w14:textId="7E40CA49" w:rsidR="63B0FD40" w:rsidRDefault="63B0FD40" w:rsidP="12774E1B">
            <w:pPr>
              <w:spacing w:line="300" w:lineRule="exact"/>
            </w:pPr>
            <w:r w:rsidRPr="12774E1B">
              <w:rPr>
                <w:rFonts w:ascii="Monaco" w:eastAsia="Monaco" w:hAnsi="Monaco" w:cs="Monaco"/>
                <w:color w:val="333333"/>
                <w:sz w:val="19"/>
                <w:szCs w:val="19"/>
              </w:rPr>
              <w:t>Header set Access-Control-Allow-Origin "*"</w:t>
            </w:r>
          </w:p>
          <w:p w14:paraId="19AD3AA3" w14:textId="0441B9BF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</w:t>
            </w:r>
          </w:p>
          <w:p w14:paraId="30C00A2A" w14:textId="66624C3E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- Nginx</w:t>
            </w:r>
          </w:p>
          <w:p w14:paraId="7AE1D975" w14:textId="1A9292D3" w:rsidR="63B0FD40" w:rsidRDefault="63B0FD40"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1. </w:t>
            </w:r>
            <w:proofErr w:type="spellStart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>nginx.conf</w:t>
            </w:r>
            <w:proofErr w:type="spellEnd"/>
            <w:r w:rsidRPr="12774E1B">
              <w:rPr>
                <w:rFonts w:ascii="Helvetica Neue" w:eastAsia="Helvetica Neue" w:hAnsi="Helvetica Neue" w:cs="Helvetica Neue"/>
                <w:color w:val="333333"/>
                <w:sz w:val="19"/>
                <w:szCs w:val="19"/>
              </w:rPr>
              <w:t xml:space="preserve"> 설정</w:t>
            </w:r>
          </w:p>
          <w:p w14:paraId="3A069E3E" w14:textId="61905880" w:rsidR="63B0FD40" w:rsidRDefault="63B0FD40" w:rsidP="12774E1B">
            <w:pPr>
              <w:rPr>
                <w:rFonts w:ascii="monospace" w:eastAsia="monospace" w:hAnsi="monospace" w:cs="monospace"/>
                <w:color w:val="000000" w:themeColor="text1"/>
                <w:sz w:val="19"/>
                <w:szCs w:val="19"/>
              </w:rPr>
            </w:pPr>
            <w:proofErr w:type="spellStart"/>
            <w:r w:rsidRPr="12774E1B">
              <w:rPr>
                <w:rFonts w:ascii="monospace" w:eastAsia="monospace" w:hAnsi="monospace" w:cs="monospace"/>
                <w:color w:val="000000" w:themeColor="text1"/>
                <w:sz w:val="19"/>
                <w:szCs w:val="19"/>
              </w:rPr>
              <w:t>add_header</w:t>
            </w:r>
            <w:proofErr w:type="spellEnd"/>
            <w:r w:rsidRPr="12774E1B">
              <w:rPr>
                <w:rFonts w:ascii="monospace" w:eastAsia="monospace" w:hAnsi="monospace" w:cs="monospace"/>
                <w:color w:val="000000" w:themeColor="text1"/>
                <w:sz w:val="19"/>
                <w:szCs w:val="19"/>
              </w:rPr>
              <w:t xml:space="preserve"> Access-Control-Allow-Origin *;</w:t>
            </w:r>
          </w:p>
        </w:tc>
      </w:tr>
    </w:tbl>
    <w:p w14:paraId="4E247186" w14:textId="77777777" w:rsidR="00BA4186" w:rsidRPr="00BA4186" w:rsidRDefault="00BA4186">
      <w:pPr>
        <w:rPr>
          <w:rFonts w:ascii="맑은 고딕" w:eastAsia="맑은 고딕" w:hAnsi="맑은 고딕"/>
        </w:rPr>
      </w:pPr>
    </w:p>
    <w:p w14:paraId="1643DD86" w14:textId="3DAEABFE" w:rsidR="4A269F25" w:rsidRDefault="4A269F25" w:rsidP="4A269F25">
      <w:pPr>
        <w:rPr>
          <w:rFonts w:ascii="맑은 고딕" w:eastAsia="맑은 고딕" w:hAnsi="맑은 고딕"/>
        </w:rPr>
      </w:pPr>
    </w:p>
    <w:p w14:paraId="503C7D47" w14:textId="51EBDE50" w:rsidR="3695F45D" w:rsidRDefault="3695F45D" w:rsidP="3695F45D">
      <w:pPr>
        <w:rPr>
          <w:rFonts w:ascii="맑은 고딕" w:eastAsia="맑은 고딕" w:hAnsi="맑은 고딕"/>
        </w:rPr>
      </w:pPr>
    </w:p>
    <w:p w14:paraId="06A99B63" w14:textId="5DBF6170" w:rsidR="3695F45D" w:rsidRDefault="3695F45D" w:rsidP="3695F45D">
      <w:pPr>
        <w:rPr>
          <w:rFonts w:ascii="맑은 고딕" w:eastAsia="맑은 고딕" w:hAnsi="맑은 고딕"/>
        </w:rPr>
      </w:pPr>
    </w:p>
    <w:p w14:paraId="2DF81E1C" w14:textId="51C90271" w:rsidR="3695F45D" w:rsidRDefault="3695F45D" w:rsidP="3695F45D">
      <w:pPr>
        <w:rPr>
          <w:rFonts w:ascii="맑은 고딕" w:eastAsia="맑은 고딕" w:hAnsi="맑은 고딕"/>
        </w:rPr>
      </w:pPr>
    </w:p>
    <w:p w14:paraId="5E4C7438" w14:textId="5A7EC65A" w:rsidR="3695F45D" w:rsidRDefault="3695F45D" w:rsidP="3695F45D">
      <w:pPr>
        <w:rPr>
          <w:rFonts w:ascii="맑은 고딕" w:eastAsia="맑은 고딕" w:hAnsi="맑은 고딕"/>
        </w:rPr>
      </w:pPr>
    </w:p>
    <w:p w14:paraId="473CCC95" w14:textId="3824EFF4" w:rsidR="68FEBB8E" w:rsidRDefault="759D1AFC" w:rsidP="3695F45D">
      <w:pPr>
        <w:rPr>
          <w:rFonts w:ascii="맑은 고딕" w:eastAsia="맑은 고딕" w:hAnsi="맑은 고딕"/>
          <w:b/>
          <w:bCs/>
          <w:sz w:val="28"/>
          <w:szCs w:val="28"/>
        </w:rPr>
      </w:pPr>
      <w:r w:rsidRPr="3695F45D">
        <w:rPr>
          <w:rFonts w:ascii="맑은 고딕" w:eastAsia="맑은 고딕" w:hAnsi="맑은 고딕"/>
          <w:b/>
          <w:bCs/>
          <w:sz w:val="28"/>
          <w:szCs w:val="28"/>
        </w:rPr>
        <w:t xml:space="preserve">HTTP HEADER origin 관련(Chrome 기본 </w:t>
      </w:r>
      <w:proofErr w:type="spellStart"/>
      <w:r w:rsidRPr="3695F45D">
        <w:rPr>
          <w:rFonts w:ascii="맑은 고딕" w:eastAsia="맑은 고딕" w:hAnsi="맑은 고딕"/>
          <w:b/>
          <w:bCs/>
          <w:sz w:val="28"/>
          <w:szCs w:val="28"/>
        </w:rPr>
        <w:t>referer</w:t>
      </w:r>
      <w:proofErr w:type="spellEnd"/>
      <w:r w:rsidRPr="3695F45D">
        <w:rPr>
          <w:rFonts w:ascii="맑은 고딕" w:eastAsia="맑은 고딕" w:hAnsi="맑은 고딕"/>
          <w:b/>
          <w:bCs/>
          <w:sz w:val="28"/>
          <w:szCs w:val="28"/>
        </w:rPr>
        <w:t xml:space="preserve"> 정책)</w:t>
      </w:r>
    </w:p>
    <w:p w14:paraId="5814FB8D" w14:textId="6692F94B" w:rsidR="759D1AFC" w:rsidRDefault="2BDDEC85" w:rsidP="3695F45D">
      <w:pPr>
        <w:ind w:left="-270"/>
      </w:pPr>
      <w:r>
        <w:rPr>
          <w:noProof/>
        </w:rPr>
        <w:lastRenderedPageBreak/>
        <w:drawing>
          <wp:inline distT="0" distB="0" distL="0" distR="0" wp14:anchorId="217E8687" wp14:editId="6903C558">
            <wp:extent cx="6052422" cy="3900727"/>
            <wp:effectExtent l="0" t="0" r="0" b="0"/>
            <wp:docPr id="1395587514" name="그림 1395587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5" b="21647"/>
                    <a:stretch>
                      <a:fillRect/>
                    </a:stretch>
                  </pic:blipFill>
                  <pic:spPr>
                    <a:xfrm>
                      <a:off x="0" y="0"/>
                      <a:ext cx="6052422" cy="390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1DD6" w14:textId="797C8082" w:rsidR="68FEBB8E" w:rsidRDefault="68FEBB8E" w:rsidP="3695F45D">
      <w:pPr>
        <w:pStyle w:val="a4"/>
      </w:pPr>
    </w:p>
    <w:p w14:paraId="0965AE25" w14:textId="49843BB3" w:rsidR="759D1AFC" w:rsidRDefault="759D1AFC" w:rsidP="3695F45D">
      <w:pPr>
        <w:pStyle w:val="a4"/>
        <w:rPr>
          <w:rFonts w:ascii="맑은 고딕" w:eastAsia="맑은 고딕" w:hAnsi="맑은 고딕" w:cs="맑은 고딕"/>
        </w:rPr>
      </w:pPr>
      <w:r>
        <w:t xml:space="preserve">Referrer-Policy 설정 관련 strict-origin-when-cross-origin 이 </w:t>
      </w:r>
      <w:proofErr w:type="gramStart"/>
      <w:r>
        <w:t>사용 되면</w:t>
      </w:r>
      <w:proofErr w:type="gramEnd"/>
      <w:r>
        <w:t xml:space="preserve"> origin만 담아 보내라는 정책.</w:t>
      </w:r>
    </w:p>
    <w:p w14:paraId="48348493" w14:textId="4C53F3D2" w:rsidR="759D1AFC" w:rsidRDefault="759D1AFC" w:rsidP="3695F45D">
      <w:pPr>
        <w:pStyle w:val="a4"/>
        <w:rPr>
          <w:rFonts w:ascii="맑은 고딕" w:eastAsia="맑은 고딕" w:hAnsi="맑은 고딕" w:cs="맑은 고딕"/>
        </w:rPr>
      </w:pPr>
      <w:r>
        <w:t>크롬 85(2020.07 출시)부터는 기본적으로 strict-origin-when-cross-origin 정책의 기본값으로</w:t>
      </w:r>
    </w:p>
    <w:p w14:paraId="3971DCF0" w14:textId="385A6591" w:rsidR="759D1AFC" w:rsidRDefault="759D1AFC" w:rsidP="3695F45D">
      <w:pPr>
        <w:pStyle w:val="a4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>
        <w:t xml:space="preserve">Enable 로서 채택하였다. </w:t>
      </w:r>
      <w:r w:rsidR="3695F45D">
        <w:t xml:space="preserve">이 영향으로 </w:t>
      </w:r>
      <w:proofErr w:type="spellStart"/>
      <w:r w:rsidR="3695F45D">
        <w:t>referer</w:t>
      </w:r>
      <w:proofErr w:type="spellEnd"/>
      <w:r w:rsidR="3695F45D">
        <w:t xml:space="preserve">의 origin이 다른 경우, </w:t>
      </w:r>
      <w:proofErr w:type="spellStart"/>
      <w:r w:rsidR="3695F45D">
        <w:t>url</w:t>
      </w:r>
      <w:proofErr w:type="spellEnd"/>
      <w:r w:rsidR="3695F45D">
        <w:t xml:space="preserve"> path, parameter를 수집할 수 없는 경우가 발생하게 된다.</w:t>
      </w:r>
      <w:r>
        <w:br/>
      </w:r>
    </w:p>
    <w:p w14:paraId="3F5DBBB1" w14:textId="641F4544" w:rsidR="759D1AFC" w:rsidRDefault="759D1AFC" w:rsidP="3695F45D">
      <w:pPr>
        <w:pStyle w:val="a4"/>
      </w:pPr>
      <w:proofErr w:type="spellStart"/>
      <w:r>
        <w:t>referer</w:t>
      </w:r>
      <w:proofErr w:type="spellEnd"/>
      <w:r>
        <w:t xml:space="preserve">을 어떻게 구성하냐는 정책 </w:t>
      </w:r>
      <w:proofErr w:type="spellStart"/>
      <w:r>
        <w:t>referer</w:t>
      </w:r>
      <w:proofErr w:type="spellEnd"/>
      <w:r>
        <w:t>에 필요 이상의 정보가 담기게 하지 않으려고 사용함.</w:t>
      </w:r>
    </w:p>
    <w:p w14:paraId="7160C173" w14:textId="5FAA4857" w:rsidR="68FEBB8E" w:rsidRDefault="68FEBB8E" w:rsidP="3695F45D">
      <w:pPr>
        <w:pStyle w:val="a4"/>
      </w:pPr>
    </w:p>
    <w:p w14:paraId="5EB5FD70" w14:textId="47DF06CA" w:rsidR="3695F45D" w:rsidRDefault="3695F45D" w:rsidP="3695F45D">
      <w:pPr>
        <w:pStyle w:val="a4"/>
      </w:pPr>
    </w:p>
    <w:p w14:paraId="0C92A764" w14:textId="29B9B94C" w:rsidR="759D1AFC" w:rsidRDefault="759D1AFC" w:rsidP="3695F45D">
      <w:pPr>
        <w:pStyle w:val="a4"/>
        <w:rPr>
          <w:rFonts w:ascii="맑은 고딕" w:eastAsia="맑은 고딕" w:hAnsi="맑은 고딕"/>
        </w:rPr>
      </w:pPr>
      <w:r>
        <w:t>참고자료</w:t>
      </w:r>
    </w:p>
    <w:p w14:paraId="6920C8F9" w14:textId="1F5EA3EC" w:rsidR="759D1AFC" w:rsidRDefault="759D1AFC" w:rsidP="3695F45D">
      <w:pPr>
        <w:pStyle w:val="a4"/>
        <w:rPr>
          <w:rFonts w:ascii="맑은 고딕" w:eastAsia="맑은 고딕" w:hAnsi="맑은 고딕"/>
        </w:rPr>
      </w:pPr>
      <w:r>
        <w:t>https://developers.google.com/web/updates/2020/07/referrer-policy-new-chrome-default</w:t>
      </w:r>
    </w:p>
    <w:p w14:paraId="1B3ECA1E" w14:textId="274EE0F8" w:rsidR="68FEBB8E" w:rsidRDefault="68FEBB8E" w:rsidP="68FEBB8E">
      <w:pPr>
        <w:rPr>
          <w:rFonts w:ascii="맑은 고딕" w:eastAsia="맑은 고딕" w:hAnsi="맑은 고딕"/>
        </w:rPr>
      </w:pPr>
    </w:p>
    <w:p w14:paraId="12CCAFC5" w14:textId="3DE50A77" w:rsidR="68FEBB8E" w:rsidRDefault="68FEBB8E" w:rsidP="68FEBB8E">
      <w:pPr>
        <w:rPr>
          <w:rFonts w:ascii="맑은 고딕" w:eastAsia="맑은 고딕" w:hAnsi="맑은 고딕"/>
        </w:rPr>
      </w:pPr>
    </w:p>
    <w:p w14:paraId="78E9E501" w14:textId="0C1D9760" w:rsidR="3695F45D" w:rsidRDefault="3695F45D" w:rsidP="3695F45D">
      <w:pPr>
        <w:ind w:left="-180"/>
        <w:rPr>
          <w:rFonts w:ascii="맑은 고딕" w:eastAsia="맑은 고딕" w:hAnsi="맑은 고딕"/>
        </w:rPr>
      </w:pPr>
    </w:p>
    <w:p w14:paraId="50C58A07" w14:textId="7CB40362" w:rsidR="68FEBB8E" w:rsidRDefault="68FEBB8E" w:rsidP="3695F45D">
      <w:pPr>
        <w:rPr>
          <w:rFonts w:ascii="맑은 고딕" w:eastAsia="맑은 고딕" w:hAnsi="맑은 고딕"/>
        </w:rPr>
      </w:pPr>
    </w:p>
    <w:p w14:paraId="0952AF9F" w14:textId="0895D844" w:rsidR="68FEBB8E" w:rsidRDefault="3695F45D" w:rsidP="3695F45D">
      <w:pPr>
        <w:rPr>
          <w:rFonts w:ascii="맑은 고딕" w:eastAsia="맑은 고딕" w:hAnsi="맑은 고딕"/>
          <w:b/>
          <w:bCs/>
          <w:sz w:val="18"/>
          <w:szCs w:val="18"/>
        </w:rPr>
      </w:pPr>
      <w:r w:rsidRPr="3695F45D">
        <w:rPr>
          <w:rFonts w:ascii="맑은 고딕" w:eastAsia="맑은 고딕" w:hAnsi="맑은 고딕"/>
          <w:b/>
          <w:bCs/>
          <w:sz w:val="24"/>
          <w:szCs w:val="24"/>
        </w:rPr>
        <w:lastRenderedPageBreak/>
        <w:t>CORS 점검기준 정리:</w:t>
      </w:r>
    </w:p>
    <w:p w14:paraId="3278EB6C" w14:textId="33291867" w:rsidR="68FEBB8E" w:rsidRDefault="3695F45D" w:rsidP="79D9F1EE">
      <w:pPr>
        <w:ind w:left="-180"/>
        <w:rPr>
          <w:b/>
          <w:bCs/>
          <w:sz w:val="18"/>
          <w:szCs w:val="18"/>
        </w:rPr>
      </w:pPr>
      <w:proofErr w:type="spellStart"/>
      <w:r w:rsidRPr="79D9F1EE">
        <w:rPr>
          <w:rFonts w:ascii="맑은 고딕" w:eastAsia="맑은 고딕" w:hAnsi="맑은 고딕"/>
          <w:b/>
          <w:bCs/>
          <w:szCs w:val="20"/>
        </w:rPr>
        <w:t>Acess</w:t>
      </w:r>
      <w:proofErr w:type="spellEnd"/>
      <w:r w:rsidRPr="79D9F1EE">
        <w:rPr>
          <w:rFonts w:ascii="맑은 고딕" w:eastAsia="맑은 고딕" w:hAnsi="맑은 고딕"/>
          <w:b/>
          <w:bCs/>
          <w:szCs w:val="20"/>
        </w:rPr>
        <w:t>-Control-Allow-origin</w:t>
      </w:r>
      <w:r w:rsidRPr="79D9F1EE">
        <w:rPr>
          <w:rFonts w:ascii="맑은 고딕" w:eastAsia="맑은 고딕" w:hAnsi="맑은 고딕"/>
          <w:b/>
          <w:bCs/>
          <w:sz w:val="18"/>
          <w:szCs w:val="18"/>
        </w:rPr>
        <w:t xml:space="preserve"> </w:t>
      </w:r>
      <w:r w:rsidR="68FEBB8E">
        <w:br/>
      </w:r>
      <w:r w:rsidRPr="79D9F1EE">
        <w:rPr>
          <w:rFonts w:ascii="맑은 고딕" w:eastAsia="맑은 고딕" w:hAnsi="맑은 고딕"/>
          <w:b/>
          <w:bCs/>
          <w:sz w:val="18"/>
          <w:szCs w:val="18"/>
        </w:rPr>
        <w:t xml:space="preserve">  </w:t>
      </w:r>
      <w:proofErr w:type="gramStart"/>
      <w:r w:rsidRPr="79D9F1EE">
        <w:rPr>
          <w:rFonts w:ascii="맑은 고딕" w:eastAsia="맑은 고딕" w:hAnsi="맑은 고딕"/>
          <w:b/>
          <w:bCs/>
          <w:sz w:val="18"/>
          <w:szCs w:val="18"/>
        </w:rPr>
        <w:t xml:space="preserve"> </w:t>
      </w:r>
      <w:r w:rsidRPr="79D9F1EE">
        <w:rPr>
          <w:rFonts w:ascii="맑은 고딕" w:eastAsia="맑은 고딕" w:hAnsi="맑은 고딕"/>
          <w:sz w:val="18"/>
          <w:szCs w:val="18"/>
        </w:rPr>
        <w:t xml:space="preserve"> </w:t>
      </w:r>
      <w:r w:rsidRPr="79D9F1EE">
        <w:rPr>
          <w:rFonts w:ascii="맑은 고딕" w:eastAsia="맑은 고딕" w:hAnsi="맑은 고딕"/>
          <w:szCs w:val="20"/>
        </w:rPr>
        <w:t>:</w:t>
      </w:r>
      <w:proofErr w:type="gramEnd"/>
      <w:r w:rsidRPr="79D9F1EE">
        <w:rPr>
          <w:rFonts w:ascii="맑은 고딕" w:eastAsia="맑은 고딕" w:hAnsi="맑은 고딕"/>
          <w:szCs w:val="20"/>
        </w:rPr>
        <w:t xml:space="preserve"> 한 출처에서 실행중인 웹 어플리케이션이 다른 출처의 자원에 </w:t>
      </w:r>
      <w:proofErr w:type="spellStart"/>
      <w:r w:rsidRPr="79D9F1EE">
        <w:rPr>
          <w:rFonts w:ascii="맑은 고딕" w:eastAsia="맑은 고딕" w:hAnsi="맑은 고딕"/>
          <w:szCs w:val="20"/>
        </w:rPr>
        <w:t>접근할수</w:t>
      </w:r>
      <w:proofErr w:type="spellEnd"/>
      <w:r w:rsidRPr="79D9F1EE">
        <w:rPr>
          <w:rFonts w:ascii="맑은 고딕" w:eastAsia="맑은 고딕" w:hAnsi="맑은 고딕"/>
          <w:szCs w:val="20"/>
        </w:rPr>
        <w:t xml:space="preserve"> 있는 권한을 부여하도록 </w:t>
      </w:r>
      <w:r w:rsidR="68FEBB8E">
        <w:br/>
      </w:r>
      <w:r w:rsidRPr="79D9F1EE">
        <w:rPr>
          <w:rFonts w:ascii="맑은 고딕" w:eastAsia="맑은 고딕" w:hAnsi="맑은 고딕"/>
          <w:szCs w:val="20"/>
        </w:rPr>
        <w:t xml:space="preserve">      브라우저에 알려주는 시스템이다.</w:t>
      </w:r>
      <w:r w:rsidR="68FEBB8E">
        <w:br/>
      </w:r>
      <w:r w:rsidRPr="79D9F1EE">
        <w:rPr>
          <w:b/>
          <w:bCs/>
          <w:szCs w:val="20"/>
        </w:rPr>
        <w:t xml:space="preserve">Access-Control-Allow-Credentials : true </w:t>
      </w:r>
      <w:r w:rsidRPr="79D9F1EE">
        <w:rPr>
          <w:b/>
          <w:bCs/>
          <w:sz w:val="18"/>
          <w:szCs w:val="18"/>
        </w:rPr>
        <w:t xml:space="preserve">  </w:t>
      </w:r>
      <w:r w:rsidR="68FEBB8E">
        <w:br/>
      </w:r>
      <w:r w:rsidRPr="79D9F1EE">
        <w:rPr>
          <w:b/>
          <w:bCs/>
          <w:sz w:val="18"/>
          <w:szCs w:val="18"/>
        </w:rPr>
        <w:t xml:space="preserve">    </w:t>
      </w:r>
      <w:r w:rsidRPr="79D9F1EE">
        <w:rPr>
          <w:szCs w:val="20"/>
        </w:rPr>
        <w:t xml:space="preserve"> : 요청에 인증과 관련된 정보를 </w:t>
      </w:r>
      <w:proofErr w:type="spellStart"/>
      <w:r w:rsidRPr="79D9F1EE">
        <w:rPr>
          <w:szCs w:val="20"/>
        </w:rPr>
        <w:t>담을수</w:t>
      </w:r>
      <w:proofErr w:type="spellEnd"/>
      <w:r w:rsidRPr="79D9F1EE">
        <w:rPr>
          <w:szCs w:val="20"/>
        </w:rPr>
        <w:t xml:space="preserve"> 있게 해주는 옵션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2030"/>
        <w:gridCol w:w="2732"/>
        <w:gridCol w:w="2364"/>
        <w:gridCol w:w="1889"/>
      </w:tblGrid>
      <w:tr w:rsidR="3695F45D" w14:paraId="61CC03D2" w14:textId="77777777" w:rsidTr="4D4C592E">
        <w:tc>
          <w:tcPr>
            <w:tcW w:w="2030" w:type="dxa"/>
            <w:vAlign w:val="center"/>
          </w:tcPr>
          <w:p w14:paraId="5844CE28" w14:textId="5DF1A702" w:rsidR="3695F45D" w:rsidRDefault="3695F45D" w:rsidP="3695F45D">
            <w:pPr>
              <w:pStyle w:val="a4"/>
              <w:ind w:left="-180"/>
              <w:jc w:val="center"/>
              <w:rPr>
                <w:sz w:val="18"/>
                <w:szCs w:val="18"/>
              </w:rPr>
            </w:pPr>
          </w:p>
        </w:tc>
        <w:tc>
          <w:tcPr>
            <w:tcW w:w="2732" w:type="dxa"/>
            <w:vAlign w:val="center"/>
          </w:tcPr>
          <w:p w14:paraId="636472E3" w14:textId="3744338A" w:rsidR="3695F45D" w:rsidRDefault="3695F45D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695F45D">
              <w:rPr>
                <w:b/>
                <w:bCs/>
                <w:sz w:val="18"/>
                <w:szCs w:val="18"/>
              </w:rPr>
              <w:t>Origin 없음</w:t>
            </w:r>
          </w:p>
        </w:tc>
        <w:tc>
          <w:tcPr>
            <w:tcW w:w="2364" w:type="dxa"/>
            <w:vAlign w:val="center"/>
          </w:tcPr>
          <w:p w14:paraId="7C13767C" w14:textId="6149A19B" w:rsidR="3695F45D" w:rsidRDefault="3695F45D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695F45D">
              <w:rPr>
                <w:b/>
                <w:bCs/>
                <w:sz w:val="18"/>
                <w:szCs w:val="18"/>
              </w:rPr>
              <w:t>Access-Control-Allow-origin: https://xxxx.com</w:t>
            </w:r>
          </w:p>
        </w:tc>
        <w:tc>
          <w:tcPr>
            <w:tcW w:w="1889" w:type="dxa"/>
            <w:vAlign w:val="center"/>
          </w:tcPr>
          <w:p w14:paraId="777E51D1" w14:textId="7FA54858" w:rsidR="3695F45D" w:rsidRDefault="3695F45D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695F45D">
              <w:rPr>
                <w:b/>
                <w:bCs/>
                <w:sz w:val="18"/>
                <w:szCs w:val="18"/>
              </w:rPr>
              <w:t>Access-Control-Allow-origin: *</w:t>
            </w:r>
          </w:p>
        </w:tc>
      </w:tr>
      <w:tr w:rsidR="3695F45D" w14:paraId="4ECF3021" w14:textId="77777777" w:rsidTr="4D4C592E">
        <w:trPr>
          <w:trHeight w:val="462"/>
        </w:trPr>
        <w:tc>
          <w:tcPr>
            <w:tcW w:w="2030" w:type="dxa"/>
            <w:vAlign w:val="center"/>
          </w:tcPr>
          <w:p w14:paraId="412BE495" w14:textId="6DE37A3B" w:rsidR="3695F45D" w:rsidRDefault="3695F45D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695F45D">
              <w:rPr>
                <w:b/>
                <w:bCs/>
                <w:sz w:val="18"/>
                <w:szCs w:val="18"/>
              </w:rPr>
              <w:t>Credentials 없음</w:t>
            </w:r>
          </w:p>
        </w:tc>
        <w:tc>
          <w:tcPr>
            <w:tcW w:w="2732" w:type="dxa"/>
            <w:vAlign w:val="center"/>
          </w:tcPr>
          <w:p w14:paraId="3103715D" w14:textId="7FDECF1A" w:rsidR="3695F45D" w:rsidRDefault="46226802" w:rsidP="3F4AAECE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 w:rsidRPr="4D4C592E">
              <w:rPr>
                <w:rFonts w:ascii="맑은 고딕" w:eastAsia="맑은 고딕" w:hAnsi="맑은 고딕" w:cs="맑은 고딕"/>
                <w:sz w:val="18"/>
                <w:szCs w:val="18"/>
              </w:rPr>
              <w:t>CORS가 선언되지 않음(양호)</w:t>
            </w:r>
          </w:p>
          <w:p w14:paraId="6C2176B5" w14:textId="11F8C1E4" w:rsidR="3695F45D" w:rsidRDefault="6EAF082E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 w:rsidRPr="3F4AAECE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3F4AAECE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(API서버일 경우 취약판단)</w:t>
            </w:r>
          </w:p>
        </w:tc>
        <w:tc>
          <w:tcPr>
            <w:tcW w:w="2364" w:type="dxa"/>
            <w:vAlign w:val="center"/>
          </w:tcPr>
          <w:p w14:paraId="7031BBBA" w14:textId="53008494" w:rsidR="3695F45D" w:rsidRDefault="3695F45D" w:rsidP="3695F45D">
            <w:pPr>
              <w:pStyle w:val="a4"/>
              <w:ind w:left="-180"/>
              <w:jc w:val="center"/>
              <w:rPr>
                <w:sz w:val="18"/>
                <w:szCs w:val="18"/>
              </w:rPr>
            </w:pPr>
            <w:r w:rsidRPr="3695F45D">
              <w:rPr>
                <w:sz w:val="18"/>
                <w:szCs w:val="18"/>
              </w:rPr>
              <w:t>양호(단, 우회확인필요)</w:t>
            </w:r>
          </w:p>
        </w:tc>
        <w:tc>
          <w:tcPr>
            <w:tcW w:w="1889" w:type="dxa"/>
            <w:vAlign w:val="center"/>
          </w:tcPr>
          <w:p w14:paraId="135E351F" w14:textId="739ED534" w:rsidR="3695F45D" w:rsidRDefault="3695F45D" w:rsidP="3695F45D">
            <w:pPr>
              <w:pStyle w:val="a4"/>
              <w:ind w:left="-180"/>
              <w:jc w:val="center"/>
              <w:rPr>
                <w:color w:val="FF0000"/>
                <w:sz w:val="18"/>
                <w:szCs w:val="18"/>
              </w:rPr>
            </w:pPr>
            <w:r w:rsidRPr="3695F45D">
              <w:rPr>
                <w:color w:val="FF0000"/>
                <w:sz w:val="18"/>
                <w:szCs w:val="18"/>
              </w:rPr>
              <w:t>취약</w:t>
            </w:r>
          </w:p>
        </w:tc>
      </w:tr>
      <w:tr w:rsidR="3695F45D" w14:paraId="056AFD55" w14:textId="77777777" w:rsidTr="4D4C592E">
        <w:tc>
          <w:tcPr>
            <w:tcW w:w="2030" w:type="dxa"/>
            <w:vAlign w:val="center"/>
          </w:tcPr>
          <w:p w14:paraId="451EF54D" w14:textId="3DEC8539" w:rsidR="3695F45D" w:rsidRDefault="3695F45D" w:rsidP="3695F45D">
            <w:pPr>
              <w:pStyle w:val="a4"/>
              <w:ind w:left="-18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695F45D">
              <w:rPr>
                <w:b/>
                <w:bCs/>
                <w:sz w:val="18"/>
                <w:szCs w:val="18"/>
              </w:rPr>
              <w:t>Access-Control-Allow-</w:t>
            </w:r>
            <w:proofErr w:type="gramStart"/>
            <w:r w:rsidRPr="3695F45D">
              <w:rPr>
                <w:b/>
                <w:bCs/>
                <w:sz w:val="18"/>
                <w:szCs w:val="18"/>
              </w:rPr>
              <w:t>Credentials :</w:t>
            </w:r>
            <w:proofErr w:type="gramEnd"/>
            <w:r w:rsidRPr="3695F45D">
              <w:rPr>
                <w:b/>
                <w:bCs/>
                <w:sz w:val="18"/>
                <w:szCs w:val="18"/>
              </w:rPr>
              <w:t xml:space="preserve"> true</w:t>
            </w:r>
          </w:p>
        </w:tc>
        <w:tc>
          <w:tcPr>
            <w:tcW w:w="2732" w:type="dxa"/>
            <w:vAlign w:val="center"/>
          </w:tcPr>
          <w:p w14:paraId="75319146" w14:textId="38DC5779" w:rsidR="3695F45D" w:rsidRDefault="3695F45D" w:rsidP="3695F45D">
            <w:pPr>
              <w:pStyle w:val="a4"/>
              <w:ind w:left="-180"/>
              <w:jc w:val="center"/>
              <w:rPr>
                <w:sz w:val="18"/>
                <w:szCs w:val="18"/>
              </w:rPr>
            </w:pPr>
            <w:r w:rsidRPr="3695F45D">
              <w:rPr>
                <w:sz w:val="18"/>
                <w:szCs w:val="18"/>
              </w:rPr>
              <w:t>N/A (</w:t>
            </w:r>
            <w:proofErr w:type="spellStart"/>
            <w:r w:rsidRPr="3695F45D">
              <w:rPr>
                <w:sz w:val="18"/>
                <w:szCs w:val="18"/>
              </w:rPr>
              <w:t>버그성</w:t>
            </w:r>
            <w:proofErr w:type="spellEnd"/>
            <w:r w:rsidRPr="3695F45D">
              <w:rPr>
                <w:sz w:val="18"/>
                <w:szCs w:val="18"/>
              </w:rPr>
              <w:t xml:space="preserve"> 코드 가능성)</w:t>
            </w:r>
          </w:p>
        </w:tc>
        <w:tc>
          <w:tcPr>
            <w:tcW w:w="2364" w:type="dxa"/>
            <w:vAlign w:val="center"/>
          </w:tcPr>
          <w:p w14:paraId="052F9E6A" w14:textId="3E2ED334" w:rsidR="3695F45D" w:rsidRDefault="3695F45D" w:rsidP="3695F45D">
            <w:pPr>
              <w:pStyle w:val="a4"/>
              <w:ind w:left="-180"/>
              <w:jc w:val="center"/>
              <w:rPr>
                <w:sz w:val="18"/>
                <w:szCs w:val="18"/>
              </w:rPr>
            </w:pPr>
            <w:r w:rsidRPr="3695F45D">
              <w:rPr>
                <w:sz w:val="18"/>
                <w:szCs w:val="18"/>
              </w:rPr>
              <w:t>양호(단, 우회확인필요)</w:t>
            </w:r>
          </w:p>
        </w:tc>
        <w:tc>
          <w:tcPr>
            <w:tcW w:w="1889" w:type="dxa"/>
            <w:vAlign w:val="center"/>
          </w:tcPr>
          <w:p w14:paraId="7621740C" w14:textId="1B827028" w:rsidR="3695F45D" w:rsidRDefault="3695F45D" w:rsidP="3695F45D">
            <w:pPr>
              <w:pStyle w:val="a4"/>
              <w:ind w:left="-180"/>
              <w:jc w:val="center"/>
              <w:rPr>
                <w:color w:val="FF0000"/>
                <w:sz w:val="18"/>
                <w:szCs w:val="18"/>
              </w:rPr>
            </w:pPr>
            <w:r w:rsidRPr="3695F45D">
              <w:rPr>
                <w:color w:val="FF0000"/>
                <w:sz w:val="18"/>
                <w:szCs w:val="18"/>
              </w:rPr>
              <w:t>취약</w:t>
            </w:r>
          </w:p>
        </w:tc>
      </w:tr>
    </w:tbl>
    <w:p w14:paraId="21643E7C" w14:textId="228F7278" w:rsidR="68FEBB8E" w:rsidRDefault="3695F45D" w:rsidP="3695F45D">
      <w:pPr>
        <w:pStyle w:val="a4"/>
      </w:pPr>
      <w:r w:rsidRPr="3695F45D">
        <w:t>* Access-Control-Allow-origin: https://xxx.com과 같이 특정URL이 적용되어 있더라도 우회가능여부 확인이 필요함</w:t>
      </w:r>
    </w:p>
    <w:p w14:paraId="792A6C08" w14:textId="0D7BA600" w:rsidR="68FEBB8E" w:rsidRDefault="3695F45D" w:rsidP="3695F45D">
      <w:pPr>
        <w:pStyle w:val="a4"/>
      </w:pPr>
      <w:r w:rsidRPr="79D9F1EE">
        <w:t xml:space="preserve"> = 개발자가 Request </w:t>
      </w:r>
      <w:proofErr w:type="spellStart"/>
      <w:r w:rsidRPr="79D9F1EE">
        <w:t>전송시</w:t>
      </w:r>
      <w:proofErr w:type="spellEnd"/>
      <w:r w:rsidRPr="79D9F1EE">
        <w:t xml:space="preserve"> Origin Header값이 URL Response값에 반영되도록 하는 </w:t>
      </w:r>
      <w:proofErr w:type="spellStart"/>
      <w:r w:rsidRPr="79D9F1EE">
        <w:t>작성코드발견</w:t>
      </w:r>
      <w:proofErr w:type="spellEnd"/>
      <w:r w:rsidRPr="79D9F1EE">
        <w:t>.</w:t>
      </w:r>
    </w:p>
    <w:p w14:paraId="763CA760" w14:textId="33BDBDC7" w:rsidR="79D9F1EE" w:rsidRDefault="79D9F1EE" w:rsidP="79D9F1EE">
      <w:pPr>
        <w:pStyle w:val="a4"/>
      </w:pPr>
    </w:p>
    <w:p w14:paraId="5BFD2F4D" w14:textId="305FF843" w:rsidR="279988DC" w:rsidRDefault="279988DC" w:rsidP="279988DC">
      <w:pPr>
        <w:pStyle w:val="a4"/>
      </w:pPr>
      <w:r w:rsidRPr="279988DC">
        <w:t>* 정적 개체(HTML, JS, CSS)에 대해서는 CORS 진단을 하지 않음(N/A처리)</w:t>
      </w:r>
    </w:p>
    <w:p w14:paraId="7A2B2F43" w14:textId="2643C5AF" w:rsidR="3695F45D" w:rsidRDefault="3695F45D" w:rsidP="79D9F1EE">
      <w:pPr>
        <w:rPr>
          <w:rFonts w:ascii="맑은 고딕" w:eastAsia="맑은 고딕" w:hAnsi="맑은 고딕"/>
        </w:rPr>
      </w:pPr>
      <w:r w:rsidRPr="57BA82E8">
        <w:rPr>
          <w:rFonts w:ascii="맑은 고딕" w:eastAsia="맑은 고딕" w:hAnsi="맑은 고딕"/>
        </w:rPr>
        <w:t xml:space="preserve">* CORS가 </w:t>
      </w:r>
      <w:proofErr w:type="gramStart"/>
      <w:r w:rsidRPr="57BA82E8">
        <w:rPr>
          <w:rFonts w:ascii="맑은 고딕" w:eastAsia="맑은 고딕" w:hAnsi="맑은 고딕"/>
        </w:rPr>
        <w:t>선언되지않은</w:t>
      </w:r>
      <w:proofErr w:type="gramEnd"/>
      <w:r w:rsidRPr="57BA82E8">
        <w:rPr>
          <w:rFonts w:ascii="맑은 고딕" w:eastAsia="맑은 고딕" w:hAnsi="맑은 고딕"/>
        </w:rPr>
        <w:t xml:space="preserve"> 상태에서도 브라우저 정책에 따라 차단되는 경우가 있음.</w:t>
      </w:r>
      <w:r>
        <w:br/>
      </w:r>
      <w:r w:rsidR="79D9F1EE" w:rsidRPr="57BA82E8">
        <w:rPr>
          <w:rFonts w:ascii="맑은 고딕" w:eastAsia="맑은 고딕" w:hAnsi="맑은 고딕"/>
        </w:rPr>
        <w:t xml:space="preserve">* 서버응답은 CORS정책위반여부에 관여하지 않고, Origin을 </w:t>
      </w:r>
      <w:proofErr w:type="spellStart"/>
      <w:r w:rsidR="79D9F1EE" w:rsidRPr="57BA82E8">
        <w:rPr>
          <w:rFonts w:ascii="맑은 고딕" w:eastAsia="맑은 고딕" w:hAnsi="맑은 고딕"/>
        </w:rPr>
        <w:t>비교하는로직은</w:t>
      </w:r>
      <w:proofErr w:type="spellEnd"/>
      <w:r w:rsidR="79D9F1EE" w:rsidRPr="57BA82E8">
        <w:rPr>
          <w:rFonts w:ascii="맑은 고딕" w:eastAsia="맑은 고딕" w:hAnsi="맑은 고딕"/>
        </w:rPr>
        <w:t xml:space="preserve"> 브라우저에 </w:t>
      </w:r>
      <w:proofErr w:type="spellStart"/>
      <w:r w:rsidR="79D9F1EE" w:rsidRPr="57BA82E8">
        <w:rPr>
          <w:rFonts w:ascii="맑은 고딕" w:eastAsia="맑은 고딕" w:hAnsi="맑은 고딕"/>
        </w:rPr>
        <w:t>구현되어있다</w:t>
      </w:r>
      <w:proofErr w:type="spellEnd"/>
      <w:r w:rsidR="79D9F1EE" w:rsidRPr="57BA82E8">
        <w:rPr>
          <w:rFonts w:ascii="맑은 고딕" w:eastAsia="맑은 고딕" w:hAnsi="맑은 고딕"/>
        </w:rPr>
        <w:t xml:space="preserve">. 그래서 서버응답이 200이 나와도 브라우저가 응답을 CORS정책위반이라고 분석하면 </w:t>
      </w:r>
      <w:proofErr w:type="spellStart"/>
      <w:r w:rsidR="79D9F1EE" w:rsidRPr="57BA82E8">
        <w:rPr>
          <w:rFonts w:ascii="맑은 고딕" w:eastAsia="맑은 고딕" w:hAnsi="맑은 고딕"/>
        </w:rPr>
        <w:t>그응답은</w:t>
      </w:r>
      <w:proofErr w:type="spellEnd"/>
      <w:r w:rsidR="79D9F1EE" w:rsidRPr="57BA82E8">
        <w:rPr>
          <w:rFonts w:ascii="맑은 고딕" w:eastAsia="맑은 고딕" w:hAnsi="맑은 고딕"/>
        </w:rPr>
        <w:t xml:space="preserve"> 사용하지 않는다.</w:t>
      </w:r>
    </w:p>
    <w:p w14:paraId="6DAAD2D3" w14:textId="2B655882" w:rsidR="57BA82E8" w:rsidRDefault="57BA82E8" w:rsidP="57BA82E8">
      <w:pPr>
        <w:rPr>
          <w:rFonts w:ascii="맑은 고딕" w:eastAsia="맑은 고딕" w:hAnsi="맑은 고딕"/>
        </w:rPr>
      </w:pPr>
      <w:r w:rsidRPr="57BA82E8">
        <w:rPr>
          <w:rFonts w:ascii="맑은 고딕" w:eastAsia="맑은 고딕" w:hAnsi="맑은 고딕"/>
        </w:rPr>
        <w:t xml:space="preserve">Origin 선언되지 </w:t>
      </w:r>
      <w:proofErr w:type="spellStart"/>
      <w:r w:rsidRPr="57BA82E8">
        <w:rPr>
          <w:rFonts w:ascii="맑은 고딕" w:eastAsia="맑은 고딕" w:hAnsi="맑은 고딕"/>
        </w:rPr>
        <w:t>않은경우</w:t>
      </w:r>
      <w:proofErr w:type="spellEnd"/>
      <w:r w:rsidRPr="57BA82E8">
        <w:rPr>
          <w:rFonts w:ascii="맑은 고딕" w:eastAsia="맑은 고딕" w:hAnsi="맑은 고딕"/>
        </w:rPr>
        <w:t xml:space="preserve">, 단순 WEB </w:t>
      </w:r>
      <w:proofErr w:type="spellStart"/>
      <w:r w:rsidRPr="57BA82E8">
        <w:rPr>
          <w:rFonts w:ascii="맑은 고딕" w:eastAsia="맑은 고딕" w:hAnsi="맑은 고딕"/>
        </w:rPr>
        <w:t>기능시</w:t>
      </w:r>
      <w:proofErr w:type="spellEnd"/>
      <w:r w:rsidRPr="57BA82E8">
        <w:rPr>
          <w:rFonts w:ascii="맑은 고딕" w:eastAsia="맑은 고딕" w:hAnsi="맑은 고딕"/>
        </w:rPr>
        <w:t xml:space="preserve"> 양호, API 가 </w:t>
      </w:r>
      <w:proofErr w:type="spellStart"/>
      <w:r w:rsidRPr="57BA82E8">
        <w:rPr>
          <w:rFonts w:ascii="맑은 고딕" w:eastAsia="맑은 고딕" w:hAnsi="맑은 고딕"/>
        </w:rPr>
        <w:t>포함되어있을</w:t>
      </w:r>
      <w:proofErr w:type="spellEnd"/>
      <w:r w:rsidRPr="57BA82E8">
        <w:rPr>
          <w:rFonts w:ascii="맑은 고딕" w:eastAsia="맑은 고딕" w:hAnsi="맑은 고딕"/>
        </w:rPr>
        <w:t xml:space="preserve"> 경우 </w:t>
      </w:r>
      <w:r w:rsidRPr="57BA82E8">
        <w:rPr>
          <w:rFonts w:ascii="맑은 고딕" w:eastAsia="맑은 고딕" w:hAnsi="맑은 고딕"/>
          <w:color w:val="FF0000"/>
        </w:rPr>
        <w:t>취약</w:t>
      </w:r>
      <w:r w:rsidRPr="57BA82E8">
        <w:rPr>
          <w:rFonts w:ascii="맑은 고딕" w:eastAsia="맑은 고딕" w:hAnsi="맑은 고딕"/>
        </w:rPr>
        <w:t xml:space="preserve">으로 작성 </w:t>
      </w:r>
    </w:p>
    <w:p w14:paraId="7143AC2E" w14:textId="0F3C26D8" w:rsidR="79D9F1EE" w:rsidRDefault="79D9F1EE" w:rsidP="79D9F1EE">
      <w:pPr>
        <w:rPr>
          <w:rFonts w:ascii="맑은 고딕" w:eastAsia="맑은 고딕" w:hAnsi="맑은 고딕"/>
        </w:rPr>
      </w:pPr>
    </w:p>
    <w:p w14:paraId="11613D3D" w14:textId="7D2A2F0F" w:rsidR="79D9F1EE" w:rsidRDefault="79D9F1EE" w:rsidP="79D9F1EE">
      <w:pPr>
        <w:rPr>
          <w:rFonts w:ascii="맑은 고딕" w:eastAsia="맑은 고딕" w:hAnsi="맑은 고딕"/>
        </w:rPr>
      </w:pPr>
      <w:r w:rsidRPr="79D9F1EE">
        <w:rPr>
          <w:rFonts w:ascii="맑은 고딕" w:eastAsia="맑은 고딕" w:hAnsi="맑은 고딕"/>
          <w:b/>
          <w:bCs/>
        </w:rPr>
        <w:t>참고URL:</w:t>
      </w:r>
      <w:r>
        <w:br/>
      </w:r>
      <w:hyperlink r:id="rId13">
        <w:r w:rsidRPr="79D9F1EE">
          <w:rPr>
            <w:rStyle w:val="a5"/>
            <w:rFonts w:ascii="맑은 고딕" w:eastAsia="맑은 고딕" w:hAnsi="맑은 고딕"/>
          </w:rPr>
          <w:t>https://inpa.tistory.com/entry/WEB-%F0%9F%93%9A-CORS-%F0%9F%92%AF-%EC%A0%95%EB%A6%AC-%ED%95%B4%EA%B2%B0-%EB%B0%A9%EB%B2%95-%F0%9F%91%8F</w:t>
        </w:r>
      </w:hyperlink>
    </w:p>
    <w:p w14:paraId="4C3FF87C" w14:textId="12B584CB" w:rsidR="79D9F1EE" w:rsidRDefault="79D9F1EE" w:rsidP="79D9F1EE">
      <w:pPr>
        <w:rPr>
          <w:rFonts w:ascii="맑은 고딕" w:eastAsia="맑은 고딕" w:hAnsi="맑은 고딕"/>
        </w:rPr>
      </w:pPr>
    </w:p>
    <w:p w14:paraId="6E8C8460" w14:textId="359ACE0D" w:rsidR="68FEBB8E" w:rsidRDefault="68FEBB8E" w:rsidP="68FEBB8E">
      <w:pPr>
        <w:rPr>
          <w:rFonts w:ascii="맑은 고딕" w:eastAsia="맑은 고딕" w:hAnsi="맑은 고딕"/>
        </w:rPr>
      </w:pPr>
    </w:p>
    <w:p w14:paraId="729EA22E" w14:textId="042380F3" w:rsidR="79D9F1EE" w:rsidRDefault="79D9F1EE" w:rsidP="79D9F1EE">
      <w:pPr>
        <w:rPr>
          <w:rFonts w:ascii="맑은 고딕" w:eastAsia="맑은 고딕" w:hAnsi="맑은 고딕"/>
        </w:rPr>
      </w:pPr>
    </w:p>
    <w:p w14:paraId="3B38480C" w14:textId="7424B847" w:rsidR="79D9F1EE" w:rsidRDefault="79D9F1EE" w:rsidP="79D9F1EE">
      <w:pPr>
        <w:rPr>
          <w:rFonts w:ascii="맑은 고딕" w:eastAsia="맑은 고딕" w:hAnsi="맑은 고딕"/>
        </w:rPr>
      </w:pPr>
    </w:p>
    <w:p w14:paraId="739CC727" w14:textId="7183ACF7" w:rsidR="79D9F1EE" w:rsidRDefault="79D9F1EE" w:rsidP="79D9F1EE">
      <w:pPr>
        <w:rPr>
          <w:rFonts w:ascii="맑은 고딕" w:eastAsia="맑은 고딕" w:hAnsi="맑은 고딕"/>
        </w:rPr>
      </w:pPr>
    </w:p>
    <w:p w14:paraId="65830967" w14:textId="43B1F43F" w:rsidR="79D9F1EE" w:rsidRDefault="79D9F1EE" w:rsidP="79D9F1EE">
      <w:pPr>
        <w:rPr>
          <w:rFonts w:ascii="맑은 고딕" w:eastAsia="맑은 고딕" w:hAnsi="맑은 고딕"/>
        </w:rPr>
      </w:pPr>
    </w:p>
    <w:p w14:paraId="7888CFD0" w14:textId="013AA256" w:rsidR="79D9F1EE" w:rsidRDefault="79D9F1EE" w:rsidP="79D9F1EE">
      <w:pPr>
        <w:rPr>
          <w:rFonts w:ascii="맑은 고딕" w:eastAsia="맑은 고딕" w:hAnsi="맑은 고딕"/>
        </w:rPr>
      </w:pPr>
    </w:p>
    <w:p w14:paraId="2DB6025C" w14:textId="4C78738A" w:rsidR="79D9F1EE" w:rsidRDefault="79D9F1EE" w:rsidP="79D9F1EE">
      <w:pPr>
        <w:rPr>
          <w:rFonts w:ascii="맑은 고딕" w:eastAsia="맑은 고딕" w:hAnsi="맑은 고딕"/>
        </w:rPr>
      </w:pPr>
    </w:p>
    <w:p w14:paraId="5AF8941F" w14:textId="0CB5F19C" w:rsidR="79D9F1EE" w:rsidRDefault="79D9F1EE" w:rsidP="79D9F1EE">
      <w:pPr>
        <w:rPr>
          <w:rFonts w:ascii="맑은 고딕" w:eastAsia="맑은 고딕" w:hAnsi="맑은 고딕"/>
        </w:rPr>
      </w:pPr>
    </w:p>
    <w:p w14:paraId="7122184C" w14:textId="2931F289" w:rsidR="00433071" w:rsidRPr="00E9754B" w:rsidRDefault="00433071" w:rsidP="00BA4186">
      <w:pPr>
        <w:pStyle w:val="10"/>
        <w:rPr>
          <w:b/>
          <w:bCs/>
        </w:rPr>
      </w:pPr>
      <w:r w:rsidRPr="00E9754B">
        <w:rPr>
          <w:rFonts w:hint="eastAsia"/>
          <w:b/>
          <w:bCs/>
        </w:rPr>
        <w:t>2</w:t>
      </w:r>
      <w:r w:rsidRPr="00E9754B">
        <w:rPr>
          <w:b/>
          <w:bCs/>
        </w:rPr>
        <w:t xml:space="preserve">. </w:t>
      </w:r>
      <w:r w:rsidRPr="00E9754B">
        <w:rPr>
          <w:rFonts w:hint="eastAsia"/>
          <w:b/>
          <w:bCs/>
        </w:rPr>
        <w:t>외부</w:t>
      </w:r>
      <w:r w:rsidRPr="00E9754B">
        <w:rPr>
          <w:b/>
          <w:bCs/>
        </w:rPr>
        <w:t xml:space="preserve"> 검색엔진 혹은 응답 값을 통한 정보 노출</w:t>
      </w:r>
    </w:p>
    <w:p w14:paraId="0ABCD7D6" w14:textId="184C3CCC" w:rsidR="001D2A73" w:rsidRPr="00BA4186" w:rsidRDefault="001D2A73" w:rsidP="00BA4186">
      <w:pPr>
        <w:pStyle w:val="10"/>
      </w:pPr>
      <w:r w:rsidRPr="00BA4186">
        <w:rPr>
          <w:rFonts w:hint="eastAsia"/>
        </w:rPr>
        <w:t>가)</w:t>
      </w:r>
      <w:r w:rsidRPr="00BA4186">
        <w:t xml:space="preserve"> </w:t>
      </w:r>
      <w:r w:rsidRPr="00BA4186">
        <w:rPr>
          <w:rFonts w:hint="eastAsia"/>
        </w:rPr>
        <w:t>취약점 설명</w:t>
      </w:r>
    </w:p>
    <w:p w14:paraId="55D7AAFB" w14:textId="31F8401F" w:rsidR="005B5858" w:rsidRDefault="005B5858" w:rsidP="005B5858">
      <w:pPr>
        <w:pStyle w:val="1"/>
      </w:pPr>
      <w:r>
        <w:t>검색엔진 등의 외부 사이트에 노출된 진단 대상과 연관된 중요정보 노출 여부를 점검</w:t>
      </w:r>
    </w:p>
    <w:p w14:paraId="1E5F3AAD" w14:textId="77777777" w:rsidR="00E9754B" w:rsidRPr="00BA4186" w:rsidRDefault="00E9754B" w:rsidP="005B5858">
      <w:pPr>
        <w:pStyle w:val="1"/>
      </w:pPr>
    </w:p>
    <w:p w14:paraId="49D2B56D" w14:textId="6EEEE196" w:rsidR="00433071" w:rsidRPr="00BA4186" w:rsidRDefault="005B5858" w:rsidP="00BA4186">
      <w:pPr>
        <w:pStyle w:val="10"/>
      </w:pPr>
      <w:r>
        <w:t>나) 진단방법 및 판단기준</w:t>
      </w:r>
    </w:p>
    <w:p w14:paraId="1799EB0F" w14:textId="0890AF0C" w:rsidR="1974DE8F" w:rsidRPr="00CD5FC3" w:rsidRDefault="1974DE8F" w:rsidP="39887197">
      <w:pPr>
        <w:rPr>
          <w:rFonts w:hint="eastAsia"/>
          <w:highlight w:val="yellow"/>
          <w:rPrChange w:id="0" w:author="유성근/보안진단실" w:date="2025-05-28T15:31:00Z">
            <w:rPr>
              <w:rFonts w:hint="eastAsia"/>
              <w:highlight w:val="yellow"/>
            </w:rPr>
          </w:rPrChange>
        </w:rPr>
      </w:pPr>
      <w:proofErr w:type="gramStart"/>
      <w:r w:rsidRPr="39887197">
        <w:rPr>
          <w:highlight w:val="yellow"/>
        </w:rPr>
        <w:t>Robots.txt  노출</w:t>
      </w:r>
      <w:proofErr w:type="gramEnd"/>
      <w:r w:rsidRPr="39887197">
        <w:rPr>
          <w:highlight w:val="yellow"/>
        </w:rPr>
        <w:t xml:space="preserve"> 검색</w:t>
      </w:r>
      <w:ins w:id="1" w:author="유성근/보안진단실" w:date="2025-05-28T15:31:00Z">
        <w:r w:rsidR="00CD5FC3">
          <w:rPr>
            <w:rFonts w:hint="eastAsia"/>
            <w:highlight w:val="yellow"/>
          </w:rPr>
          <w:t xml:space="preserve"> </w:t>
        </w:r>
        <w:r w:rsidR="00CD5FC3" w:rsidRPr="00CD5FC3">
          <w:rPr>
            <w:b/>
            <w:bCs/>
            <w:highlight w:val="yellow"/>
            <w:rPrChange w:id="2" w:author="유성근/보안진단실" w:date="2025-05-28T15:32:00Z">
              <w:rPr>
                <w:highlight w:val="yellow"/>
              </w:rPr>
            </w:rPrChange>
          </w:rPr>
          <w:t xml:space="preserve">( </w:t>
        </w:r>
        <w:r w:rsidR="00CD5FC3" w:rsidRPr="00CD5FC3">
          <w:rPr>
            <w:rFonts w:hint="eastAsia"/>
            <w:b/>
            <w:bCs/>
            <w:highlight w:val="yellow"/>
            <w:rPrChange w:id="3" w:author="유성근/보안진단실" w:date="2025-05-28T15:32:00Z">
              <w:rPr>
                <w:rFonts w:hint="eastAsia"/>
                <w:highlight w:val="yellow"/>
              </w:rPr>
            </w:rPrChange>
          </w:rPr>
          <w:t>개발/상용 모두 확인!)</w:t>
        </w:r>
        <w:r w:rsidR="00CD5FC3">
          <w:rPr>
            <w:highlight w:val="yellow"/>
          </w:rPr>
          <w:t xml:space="preserve"> </w:t>
        </w:r>
      </w:ins>
      <w:ins w:id="4" w:author="유성근/보안진단실" w:date="2025-05-28T15:32:00Z">
        <w:r w:rsidR="00CD5FC3">
          <w:rPr>
            <w:highlight w:val="yellow"/>
          </w:rPr>
          <w:t xml:space="preserve"> </w:t>
        </w:r>
      </w:ins>
      <w:ins w:id="5" w:author="유성근/보안진단실" w:date="2025-05-28T15:31:00Z">
        <w:r w:rsidR="00CD5FC3">
          <w:rPr>
            <w:highlight w:val="yellow"/>
          </w:rPr>
          <w:t xml:space="preserve">*2025.05.28 </w:t>
        </w:r>
        <w:r w:rsidR="00CD5FC3">
          <w:rPr>
            <w:rFonts w:hint="eastAsia"/>
            <w:highlight w:val="yellow"/>
          </w:rPr>
          <w:t>추</w:t>
        </w:r>
      </w:ins>
      <w:ins w:id="6" w:author="유성근/보안진단실" w:date="2025-05-28T15:32:00Z">
        <w:r w:rsidR="00CD5FC3">
          <w:rPr>
            <w:rFonts w:hint="eastAsia"/>
            <w:highlight w:val="yellow"/>
          </w:rPr>
          <w:t>가</w:t>
        </w:r>
      </w:ins>
    </w:p>
    <w:p w14:paraId="76AEC30F" w14:textId="37C9B0BF" w:rsidR="1974DE8F" w:rsidRDefault="1974DE8F">
      <w:r>
        <w:rPr>
          <w:noProof/>
        </w:rPr>
        <w:drawing>
          <wp:inline distT="0" distB="0" distL="0" distR="0" wp14:anchorId="5A8A301B" wp14:editId="67767C58">
            <wp:extent cx="5648326" cy="2318167"/>
            <wp:effectExtent l="0" t="0" r="0" b="0"/>
            <wp:docPr id="338596389" name="그림 33859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6" cy="23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AFBADD">
        <w:t>https://smtech-semi.com/robots-txt-%EC%84%A4%EC%A0%95%EA%B0%80%EC%9D%B4%EB%93%9C/</w:t>
      </w:r>
    </w:p>
    <w:p w14:paraId="7547A01D" w14:textId="60739040" w:rsidR="39887197" w:rsidRDefault="39887197" w:rsidP="39887197"/>
    <w:p w14:paraId="396E3EC0" w14:textId="5B656BBF" w:rsidR="005B5858" w:rsidRPr="00CD5FC3" w:rsidRDefault="00CD5FC3" w:rsidP="00BA4186">
      <w:pPr>
        <w:pStyle w:val="20"/>
        <w:rPr>
          <w:b/>
          <w:bCs/>
          <w:rPrChange w:id="7" w:author="유성근/보안진단실" w:date="2025-05-28T15:32:00Z">
            <w:rPr/>
          </w:rPrChange>
        </w:rPr>
      </w:pPr>
      <w:ins w:id="8" w:author="유성근/보안진단실" w:date="2025-05-28T15:32:00Z">
        <w:r>
          <w:rPr>
            <w:rFonts w:hint="eastAsia"/>
          </w:rPr>
          <w:lastRenderedPageBreak/>
          <w:t>(</w:t>
        </w:r>
        <w:r>
          <w:t xml:space="preserve">robots.txt. </w:t>
        </w:r>
        <w:r>
          <w:rPr>
            <w:rFonts w:hint="eastAsia"/>
          </w:rPr>
          <w:t>파일 확인 후)</w:t>
        </w:r>
        <w:r>
          <w:t xml:space="preserve"> </w:t>
        </w:r>
      </w:ins>
      <w:r w:rsidR="005B5858" w:rsidRPr="00BA4186">
        <w:rPr>
          <w:rFonts w:hint="eastAsia"/>
        </w:rPr>
        <w:t>디렉토리 노출 검색</w:t>
      </w:r>
      <w:ins w:id="9" w:author="유성근/보안진단실" w:date="2025-05-28T15:32:00Z">
        <w:r>
          <w:rPr>
            <w:rFonts w:hint="eastAsia"/>
          </w:rPr>
          <w:t xml:space="preserve"> </w:t>
        </w:r>
        <w:r w:rsidRPr="00CD5FC3">
          <w:rPr>
            <w:rFonts w:hint="eastAsia"/>
            <w:b/>
            <w:bCs/>
            <w:rPrChange w:id="10" w:author="유성근/보안진단실" w:date="2025-05-28T15:32:00Z">
              <w:rPr>
                <w:rFonts w:hint="eastAsia"/>
              </w:rPr>
            </w:rPrChange>
          </w:rPr>
          <w:t>(상용/개발 도메인 모두 확인)</w:t>
        </w:r>
      </w:ins>
    </w:p>
    <w:p w14:paraId="556A1B3F" w14:textId="77777777" w:rsidR="005B5858" w:rsidRPr="00BA4186" w:rsidRDefault="005B5858" w:rsidP="005B5858">
      <w:pPr>
        <w:pStyle w:val="a3"/>
        <w:widowControl/>
        <w:numPr>
          <w:ilvl w:val="0"/>
          <w:numId w:val="6"/>
        </w:numPr>
        <w:wordWrap/>
        <w:autoSpaceDE/>
        <w:autoSpaceDN/>
        <w:spacing w:after="0" w:line="276" w:lineRule="auto"/>
        <w:ind w:leftChars="0" w:left="993" w:hanging="258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 xml:space="preserve">디렉토리 노출을 점검하기 위해 다음과 같이 페이지제목(intitle)에서 Index of 및 Parent directory를 검색 </w:t>
      </w:r>
      <w:r w:rsidRPr="00BA4186">
        <w:rPr>
          <w:rFonts w:ascii="Wingdings" w:eastAsia="Wingdings" w:hAnsi="Wingdings" w:cs="Wingdings"/>
        </w:rPr>
        <w:t>è</w:t>
      </w:r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"parent directory" site:xxx.com</w:t>
      </w:r>
    </w:p>
    <w:p w14:paraId="62A4355F" w14:textId="77777777" w:rsidR="005B5858" w:rsidRPr="00BA4186" w:rsidRDefault="005B5858" w:rsidP="005B5858">
      <w:pPr>
        <w:pStyle w:val="a3"/>
        <w:ind w:leftChars="0" w:left="993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(</w:t>
      </w:r>
      <w:proofErr w:type="spellStart"/>
      <w:r w:rsidRPr="00BA4186">
        <w:rPr>
          <w:rFonts w:ascii="맑은 고딕" w:eastAsia="맑은 고딕" w:hAnsi="맑은 고딕" w:hint="eastAsia"/>
        </w:rPr>
        <w:t>inurl</w:t>
      </w:r>
      <w:proofErr w:type="spellEnd"/>
      <w:r w:rsidRPr="00BA4186">
        <w:rPr>
          <w:rFonts w:ascii="맑은 고딕" w:eastAsia="맑은 고딕" w:hAnsi="맑은 고딕" w:hint="eastAsia"/>
        </w:rPr>
        <w:t xml:space="preserve"> 연산자를 활용하여 중요 키워드가 포함된 페이지 검색 </w:t>
      </w:r>
      <w:proofErr w:type="gramStart"/>
      <w:r w:rsidRPr="00BA4186">
        <w:rPr>
          <w:rFonts w:ascii="맑은 고딕" w:eastAsia="맑은 고딕" w:hAnsi="맑은 고딕" w:hint="eastAsia"/>
        </w:rPr>
        <w:t>가능 /</w:t>
      </w:r>
      <w:proofErr w:type="gramEnd"/>
      <w:r w:rsidRPr="00BA4186">
        <w:rPr>
          <w:rFonts w:ascii="맑은 고딕" w:eastAsia="맑은 고딕" w:hAnsi="맑은 고딕" w:hint="eastAsia"/>
        </w:rPr>
        <w:t xml:space="preserve"> (예) </w:t>
      </w:r>
      <w:proofErr w:type="spellStart"/>
      <w:r w:rsidRPr="00BA4186">
        <w:rPr>
          <w:rFonts w:ascii="맑은 고딕" w:eastAsia="맑은 고딕" w:hAnsi="맑은 고딕" w:hint="eastAsia"/>
        </w:rPr>
        <w:t>intitle:admin</w:t>
      </w:r>
      <w:proofErr w:type="spellEnd"/>
      <w:r w:rsidRPr="00BA4186">
        <w:rPr>
          <w:rFonts w:ascii="맑은 고딕" w:eastAsia="맑은 고딕" w:hAnsi="맑은 고딕" w:hint="eastAsia"/>
        </w:rPr>
        <w:t xml:space="preserve">, </w:t>
      </w:r>
      <w:proofErr w:type="spellStart"/>
      <w:r w:rsidRPr="00BA4186">
        <w:rPr>
          <w:rFonts w:ascii="맑은 고딕" w:eastAsia="맑은 고딕" w:hAnsi="맑은 고딕" w:hint="eastAsia"/>
        </w:rPr>
        <w:t>intitle:member</w:t>
      </w:r>
      <w:proofErr w:type="spellEnd"/>
      <w:r w:rsidRPr="00BA4186">
        <w:rPr>
          <w:rFonts w:ascii="맑은 고딕" w:eastAsia="맑은 고딕" w:hAnsi="맑은 고딕" w:hint="eastAsia"/>
        </w:rPr>
        <w:t xml:space="preserve">, </w:t>
      </w:r>
      <w:proofErr w:type="spellStart"/>
      <w:r w:rsidRPr="00BA4186">
        <w:rPr>
          <w:rFonts w:ascii="맑은 고딕" w:eastAsia="맑은 고딕" w:hAnsi="맑은 고딕" w:hint="eastAsia"/>
        </w:rPr>
        <w:t>intitle:backup</w:t>
      </w:r>
      <w:proofErr w:type="spellEnd"/>
      <w:r w:rsidRPr="00BA4186">
        <w:rPr>
          <w:rFonts w:ascii="맑은 고딕" w:eastAsia="맑은 고딕" w:hAnsi="맑은 고딕" w:hint="eastAsia"/>
        </w:rPr>
        <w:t xml:space="preserve"> 등)</w:t>
      </w:r>
    </w:p>
    <w:p w14:paraId="50A07685" w14:textId="77777777" w:rsidR="005B5858" w:rsidRPr="00BA4186" w:rsidRDefault="005B5858" w:rsidP="00633F5B">
      <w:pPr>
        <w:pStyle w:val="a3"/>
        <w:widowControl/>
        <w:wordWrap/>
        <w:autoSpaceDE/>
        <w:autoSpaceDN/>
        <w:spacing w:after="0" w:line="276" w:lineRule="auto"/>
        <w:ind w:leftChars="0" w:left="1276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디렉토리 노출 검색</w:t>
      </w:r>
    </w:p>
    <w:p w14:paraId="07907374" w14:textId="67F714A2" w:rsidR="005B5858" w:rsidRPr="00BA4186" w:rsidRDefault="005B5858" w:rsidP="005B5858">
      <w:pPr>
        <w:jc w:val="right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  <w:noProof/>
        </w:rPr>
        <w:drawing>
          <wp:inline distT="0" distB="0" distL="0" distR="0" wp14:anchorId="3EA64C2F" wp14:editId="0CC58989">
            <wp:extent cx="5434330" cy="2587625"/>
            <wp:effectExtent l="19050" t="19050" r="13970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5876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DF88F6" w14:textId="7695ED60" w:rsidR="00EA5FAA" w:rsidRPr="00BA4186" w:rsidRDefault="00EA5FAA" w:rsidP="005B5858">
      <w:pPr>
        <w:jc w:val="right"/>
        <w:rPr>
          <w:rFonts w:ascii="맑은 고딕" w:eastAsia="맑은 고딕" w:hAnsi="맑은 고딕"/>
        </w:rPr>
      </w:pPr>
    </w:p>
    <w:p w14:paraId="6FD0F34E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73DE126F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32584E3E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22F0DB6C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65088443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738F4530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6D351F10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760" w:firstLineChars="300" w:firstLine="600"/>
        <w:rPr>
          <w:rFonts w:ascii="맑은 고딕" w:eastAsia="맑은 고딕" w:hAnsi="맑은 고딕"/>
        </w:rPr>
      </w:pPr>
    </w:p>
    <w:p w14:paraId="235F1D46" w14:textId="29F5A74B" w:rsidR="00EA5FAA" w:rsidRPr="00BA4186" w:rsidRDefault="00EA5FAA" w:rsidP="00633F5B">
      <w:pPr>
        <w:widowControl/>
        <w:wordWrap/>
        <w:autoSpaceDE/>
        <w:autoSpaceDN/>
        <w:spacing w:after="0" w:line="276" w:lineRule="auto"/>
        <w:ind w:left="800" w:firstLine="800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소스코드 다운로드</w:t>
      </w:r>
    </w:p>
    <w:p w14:paraId="70C07BED" w14:textId="1039A415" w:rsidR="00EA5FAA" w:rsidRPr="00BA4186" w:rsidRDefault="00633F5B" w:rsidP="00EA5FAA">
      <w:pPr>
        <w:jc w:val="center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0488BACF" wp14:editId="2DA2EC19">
            <wp:extent cx="3754855" cy="2209800"/>
            <wp:effectExtent l="19050" t="19050" r="17145" b="190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944" cy="2229273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E587AE5" w14:textId="736F5EAF" w:rsidR="00633F5B" w:rsidRPr="00BA4186" w:rsidRDefault="00633F5B" w:rsidP="00EA5FAA">
      <w:pPr>
        <w:jc w:val="center"/>
        <w:rPr>
          <w:rFonts w:ascii="맑은 고딕" w:eastAsia="맑은 고딕" w:hAnsi="맑은 고딕"/>
        </w:rPr>
      </w:pPr>
    </w:p>
    <w:p w14:paraId="06287E47" w14:textId="77777777" w:rsidR="00BA4186" w:rsidRDefault="00BA4186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</w:p>
    <w:p w14:paraId="247B06B1" w14:textId="77777777" w:rsidR="00BA4186" w:rsidRDefault="00BA4186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</w:p>
    <w:p w14:paraId="3F24F51A" w14:textId="77777777" w:rsidR="00BA4186" w:rsidRDefault="00BA4186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</w:p>
    <w:p w14:paraId="433F1A83" w14:textId="07DBAD42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DB 접속정보 획득</w:t>
      </w:r>
    </w:p>
    <w:p w14:paraId="5C766935" w14:textId="3E1A7066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  <w:noProof/>
        </w:rPr>
        <w:drawing>
          <wp:inline distT="0" distB="0" distL="0" distR="0" wp14:anchorId="004873F1" wp14:editId="76949B65">
            <wp:extent cx="3355975" cy="1863090"/>
            <wp:effectExtent l="19050" t="19050" r="15875" b="2286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18630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AB0F5A" w14:textId="2B78DBBE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rPr>
          <w:rFonts w:ascii="맑은 고딕" w:eastAsia="맑은 고딕" w:hAnsi="맑은 고딕"/>
        </w:rPr>
      </w:pPr>
    </w:p>
    <w:p w14:paraId="5692DF04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 w:left="1276" w:firstLineChars="200" w:firstLine="400"/>
        <w:jc w:val="left"/>
        <w:rPr>
          <w:rFonts w:ascii="맑은 고딕" w:eastAsia="맑은 고딕" w:hAnsi="맑은 고딕"/>
        </w:rPr>
      </w:pPr>
    </w:p>
    <w:p w14:paraId="4D5EA71A" w14:textId="77777777" w:rsidR="00633F5B" w:rsidRPr="00BA4186" w:rsidRDefault="00633F5B" w:rsidP="00BA4186">
      <w:pPr>
        <w:pStyle w:val="20"/>
      </w:pPr>
      <w:r w:rsidRPr="00BA4186">
        <w:rPr>
          <w:rFonts w:hint="eastAsia"/>
        </w:rPr>
        <w:t xml:space="preserve"> 특정파일 검색</w:t>
      </w:r>
    </w:p>
    <w:p w14:paraId="6182A582" w14:textId="77777777" w:rsidR="00633F5B" w:rsidRPr="00BA4186" w:rsidRDefault="00633F5B" w:rsidP="00633F5B">
      <w:pPr>
        <w:pStyle w:val="a3"/>
        <w:widowControl/>
        <w:wordWrap/>
        <w:autoSpaceDE/>
        <w:autoSpaceDN/>
        <w:spacing w:after="0" w:line="276" w:lineRule="auto"/>
        <w:ind w:leftChars="0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 xml:space="preserve">로그파일, 백업파일, </w:t>
      </w:r>
      <w:proofErr w:type="spellStart"/>
      <w:r w:rsidRPr="00BA4186">
        <w:rPr>
          <w:rFonts w:ascii="맑은 고딕" w:eastAsia="맑은 고딕" w:hAnsi="맑은 고딕" w:hint="eastAsia"/>
        </w:rPr>
        <w:t>소스코드파일</w:t>
      </w:r>
      <w:proofErr w:type="spellEnd"/>
      <w:r w:rsidRPr="00BA4186">
        <w:rPr>
          <w:rFonts w:ascii="맑은 고딕" w:eastAsia="맑은 고딕" w:hAnsi="맑은 고딕" w:hint="eastAsia"/>
        </w:rPr>
        <w:t xml:space="preserve"> 등 서버 및 사용자의 정보를 노출시키는 파일을 검색</w:t>
      </w:r>
    </w:p>
    <w:p w14:paraId="6C145DAA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bak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645A431C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php.bak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75CD68DA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admin.php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643C71AC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admin.asp site:xxx.com</w:t>
      </w:r>
    </w:p>
    <w:p w14:paraId="7DE1C4B3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lastRenderedPageBreak/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admin.jsp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5943F279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passwd site:xxx.com</w:t>
      </w:r>
    </w:p>
    <w:p w14:paraId="1EB9F815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.</w:t>
      </w:r>
      <w:proofErr w:type="spellStart"/>
      <w:r w:rsidRPr="00BA4186">
        <w:rPr>
          <w:rFonts w:ascii="맑은 고딕" w:eastAsia="맑은 고딕" w:hAnsi="맑은 고딕" w:hint="eastAsia"/>
        </w:rPr>
        <w:t>bash_history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5F6EF539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htpasswd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3EC2835E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.</w:t>
      </w:r>
      <w:proofErr w:type="spellStart"/>
      <w:r w:rsidRPr="00BA4186">
        <w:rPr>
          <w:rFonts w:ascii="맑은 고딕" w:eastAsia="맑은 고딕" w:hAnsi="맑은 고딕" w:hint="eastAsia"/>
        </w:rPr>
        <w:t>sh_history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47368A0F" w14:textId="77777777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proofErr w:type="gramStart"/>
      <w:r w:rsidRPr="00BA4186">
        <w:rPr>
          <w:rFonts w:ascii="맑은 고딕" w:eastAsia="맑은 고딕" w:hAnsi="맑은 고딕" w:hint="eastAsia"/>
        </w:rPr>
        <w:t>intitle:index</w:t>
      </w:r>
      <w:proofErr w:type="gramEnd"/>
      <w:r w:rsidRPr="00BA4186">
        <w:rPr>
          <w:rFonts w:ascii="맑은 고딕" w:eastAsia="맑은 고딕" w:hAnsi="맑은 고딕" w:hint="eastAsia"/>
        </w:rPr>
        <w:t>.of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r w:rsidRPr="00BA4186">
        <w:rPr>
          <w:rFonts w:ascii="맑은 고딕" w:eastAsia="맑은 고딕" w:hAnsi="맑은 고딕" w:hint="eastAsia"/>
        </w:rPr>
        <w:t>master.passwd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125B4448" w14:textId="66B183D4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proofErr w:type="spellStart"/>
      <w:r w:rsidRPr="00BA4186">
        <w:rPr>
          <w:rFonts w:ascii="맑은 고딕" w:eastAsia="맑은 고딕" w:hAnsi="맑은 고딕" w:hint="eastAsia"/>
        </w:rPr>
        <w:t>filetype:inc</w:t>
      </w:r>
      <w:proofErr w:type="spellEnd"/>
      <w:r w:rsidRPr="00BA4186">
        <w:rPr>
          <w:rFonts w:ascii="맑은 고딕" w:eastAsia="맑은 고딕" w:hAnsi="맑은 고딕" w:hint="eastAsia"/>
        </w:rPr>
        <w:t xml:space="preserve"> </w:t>
      </w:r>
      <w:proofErr w:type="spellStart"/>
      <w:proofErr w:type="gramStart"/>
      <w:r w:rsidRPr="00BA4186">
        <w:rPr>
          <w:rFonts w:ascii="맑은 고딕" w:eastAsia="맑은 고딕" w:hAnsi="맑은 고딕" w:hint="eastAsia"/>
        </w:rPr>
        <w:t>intext:mysql</w:t>
      </w:r>
      <w:proofErr w:type="gramEnd"/>
      <w:r w:rsidRPr="00BA4186">
        <w:rPr>
          <w:rFonts w:ascii="맑은 고딕" w:eastAsia="맑은 고딕" w:hAnsi="맑은 고딕" w:hint="eastAsia"/>
        </w:rPr>
        <w:t>_connect</w:t>
      </w:r>
      <w:proofErr w:type="spellEnd"/>
      <w:r w:rsidRPr="00BA4186">
        <w:rPr>
          <w:rFonts w:ascii="맑은 고딕" w:eastAsia="맑은 고딕" w:hAnsi="맑은 고딕" w:hint="eastAsia"/>
        </w:rPr>
        <w:t xml:space="preserve"> site:xxx.com</w:t>
      </w:r>
    </w:p>
    <w:p w14:paraId="431B3D46" w14:textId="5D6E8B4F" w:rsidR="00633F5B" w:rsidRDefault="00633F5B" w:rsidP="00633F5B">
      <w:pPr>
        <w:ind w:leftChars="496" w:left="992"/>
        <w:rPr>
          <w:rFonts w:ascii="맑은 고딕" w:eastAsia="맑은 고딕" w:hAnsi="맑은 고딕"/>
        </w:rPr>
      </w:pPr>
    </w:p>
    <w:p w14:paraId="74E32EA3" w14:textId="4A81145B" w:rsidR="00BA4186" w:rsidRDefault="00BA4186" w:rsidP="00633F5B">
      <w:pPr>
        <w:ind w:leftChars="496" w:left="992"/>
        <w:rPr>
          <w:rFonts w:ascii="맑은 고딕" w:eastAsia="맑은 고딕" w:hAnsi="맑은 고딕"/>
        </w:rPr>
      </w:pPr>
    </w:p>
    <w:p w14:paraId="54F6CBB0" w14:textId="1AF0F69B" w:rsidR="00BA4186" w:rsidRDefault="00BA4186" w:rsidP="00633F5B">
      <w:pPr>
        <w:ind w:leftChars="496" w:left="992"/>
        <w:rPr>
          <w:rFonts w:ascii="맑은 고딕" w:eastAsia="맑은 고딕" w:hAnsi="맑은 고딕"/>
        </w:rPr>
      </w:pPr>
    </w:p>
    <w:p w14:paraId="29315FB8" w14:textId="6631CD4A" w:rsidR="00BA4186" w:rsidRDefault="00BA4186" w:rsidP="00633F5B">
      <w:pPr>
        <w:ind w:leftChars="496" w:left="992"/>
        <w:rPr>
          <w:rFonts w:ascii="맑은 고딕" w:eastAsia="맑은 고딕" w:hAnsi="맑은 고딕"/>
        </w:rPr>
      </w:pPr>
    </w:p>
    <w:p w14:paraId="1F9D799C" w14:textId="77777777" w:rsidR="00BA4186" w:rsidRPr="00BA4186" w:rsidRDefault="00BA4186" w:rsidP="00633F5B">
      <w:pPr>
        <w:ind w:leftChars="496" w:left="992"/>
        <w:rPr>
          <w:rFonts w:ascii="맑은 고딕" w:eastAsia="맑은 고딕" w:hAnsi="맑은 고딕"/>
        </w:rPr>
      </w:pPr>
    </w:p>
    <w:p w14:paraId="1D49AD06" w14:textId="77777777" w:rsidR="00633F5B" w:rsidRPr="00BA4186" w:rsidRDefault="00633F5B" w:rsidP="00633F5B">
      <w:pPr>
        <w:pStyle w:val="a3"/>
        <w:widowControl/>
        <w:numPr>
          <w:ilvl w:val="0"/>
          <w:numId w:val="10"/>
        </w:numPr>
        <w:wordWrap/>
        <w:autoSpaceDE/>
        <w:autoSpaceDN/>
        <w:spacing w:after="0" w:line="276" w:lineRule="auto"/>
        <w:ind w:leftChars="0" w:left="1276" w:hanging="309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특정파일 검색</w:t>
      </w:r>
    </w:p>
    <w:p w14:paraId="37947800" w14:textId="3B17D16F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  <w:noProof/>
        </w:rPr>
        <w:drawing>
          <wp:inline distT="0" distB="0" distL="0" distR="0" wp14:anchorId="4F43B5CD" wp14:editId="73A26717">
            <wp:extent cx="5434330" cy="1759585"/>
            <wp:effectExtent l="19050" t="19050" r="13970" b="1206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17595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BCA7036" w14:textId="5A3324AC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</w:p>
    <w:p w14:paraId="2479FBDE" w14:textId="77777777" w:rsidR="00633F5B" w:rsidRPr="00BA4186" w:rsidRDefault="00633F5B" w:rsidP="00633F5B">
      <w:pPr>
        <w:pStyle w:val="a3"/>
        <w:widowControl/>
        <w:numPr>
          <w:ilvl w:val="0"/>
          <w:numId w:val="10"/>
        </w:numPr>
        <w:wordWrap/>
        <w:autoSpaceDE/>
        <w:autoSpaceDN/>
        <w:spacing w:after="0" w:line="276" w:lineRule="auto"/>
        <w:ind w:leftChars="0" w:left="1276" w:hanging="309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.</w:t>
      </w:r>
      <w:proofErr w:type="spellStart"/>
      <w:r w:rsidRPr="00BA4186">
        <w:rPr>
          <w:rFonts w:ascii="맑은 고딕" w:eastAsia="맑은 고딕" w:hAnsi="맑은 고딕" w:hint="eastAsia"/>
        </w:rPr>
        <w:t>bash_history</w:t>
      </w:r>
      <w:proofErr w:type="spellEnd"/>
      <w:r w:rsidRPr="00BA4186">
        <w:rPr>
          <w:rFonts w:ascii="맑은 고딕" w:eastAsia="맑은 고딕" w:hAnsi="맑은 고딕" w:hint="eastAsia"/>
        </w:rPr>
        <w:t xml:space="preserve"> 파일 노출 확인</w:t>
      </w:r>
    </w:p>
    <w:p w14:paraId="7712BA17" w14:textId="6DF84751" w:rsidR="00633F5B" w:rsidRPr="00BA4186" w:rsidRDefault="00633F5B" w:rsidP="00633F5B">
      <w:pPr>
        <w:ind w:leftChars="496" w:left="992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032F43AC" wp14:editId="4743DC46">
            <wp:extent cx="5434330" cy="2061845"/>
            <wp:effectExtent l="19050" t="19050" r="13970" b="146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0618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2235F21" w14:textId="77777777" w:rsidR="00BA4186" w:rsidRPr="00BA4186" w:rsidRDefault="00BA4186" w:rsidP="00633F5B">
      <w:pPr>
        <w:ind w:leftChars="496" w:left="992"/>
        <w:rPr>
          <w:rFonts w:ascii="맑은 고딕" w:eastAsia="맑은 고딕" w:hAnsi="맑은 고딕"/>
        </w:rPr>
      </w:pPr>
    </w:p>
    <w:p w14:paraId="01F4D882" w14:textId="6732E445" w:rsidR="00633F5B" w:rsidRPr="00BA4186" w:rsidRDefault="00633F5B" w:rsidP="00633F5B">
      <w:pPr>
        <w:pStyle w:val="a3"/>
        <w:widowControl/>
        <w:numPr>
          <w:ilvl w:val="0"/>
          <w:numId w:val="10"/>
        </w:numPr>
        <w:wordWrap/>
        <w:autoSpaceDE/>
        <w:autoSpaceDN/>
        <w:spacing w:after="0" w:line="276" w:lineRule="auto"/>
        <w:ind w:leftChars="0" w:left="1276" w:hanging="309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DB 접속정보 획득</w:t>
      </w:r>
    </w:p>
    <w:p w14:paraId="55DC4C81" w14:textId="77777777" w:rsidR="00D70CD6" w:rsidRDefault="00633F5B" w:rsidP="00F631DE">
      <w:pPr>
        <w:pStyle w:val="10"/>
        <w:jc w:val="right"/>
      </w:pPr>
      <w:r w:rsidRPr="00BA4186">
        <w:rPr>
          <w:rFonts w:ascii="맑은 고딕" w:eastAsia="맑은 고딕" w:hAnsi="맑은 고딕"/>
          <w:noProof/>
        </w:rPr>
        <w:drawing>
          <wp:inline distT="0" distB="0" distL="0" distR="0" wp14:anchorId="783696BC" wp14:editId="6141B19E">
            <wp:extent cx="5434330" cy="2087880"/>
            <wp:effectExtent l="19050" t="19050" r="13970" b="266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0878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11" w:name="_Toc535394647"/>
    </w:p>
    <w:p w14:paraId="5F48EC84" w14:textId="4E1DB5A0" w:rsidR="4A269F25" w:rsidRDefault="4A269F25" w:rsidP="4A269F25">
      <w:pPr>
        <w:pStyle w:val="10"/>
      </w:pPr>
    </w:p>
    <w:p w14:paraId="77345619" w14:textId="1F030A21" w:rsidR="3EC6D59D" w:rsidRDefault="3EC6D59D" w:rsidP="4A269F25">
      <w:r>
        <w:t>robots.txt 확인</w:t>
      </w:r>
    </w:p>
    <w:p w14:paraId="59E0871E" w14:textId="014072B4" w:rsidR="3EC6D59D" w:rsidRDefault="3EC6D59D" w:rsidP="4A269F25">
      <w:pPr>
        <w:pStyle w:val="a3"/>
        <w:numPr>
          <w:ilvl w:val="0"/>
          <w:numId w:val="3"/>
        </w:numPr>
        <w:ind w:leftChars="0"/>
      </w:pPr>
      <w:r>
        <w:t>robots.txt 미존재시 취약 -&gt; 검색엔진 방어대책 미적용으로 판단함</w:t>
      </w:r>
    </w:p>
    <w:p w14:paraId="26856C6F" w14:textId="5CE365B6" w:rsidR="3EC6D59D" w:rsidRDefault="3EC6D59D" w:rsidP="4A269F25">
      <w:pPr>
        <w:pStyle w:val="a3"/>
        <w:numPr>
          <w:ilvl w:val="0"/>
          <w:numId w:val="3"/>
        </w:numPr>
        <w:ind w:leftChars="0"/>
        <w:rPr>
          <w:ins w:id="12" w:author="유성근/보안진단실" w:date="2025-05-28T15:35:00Z"/>
        </w:rPr>
      </w:pPr>
      <w:r>
        <w:t>robots.txt 존재 시 안에 민감 URL 포함된 경우 취약 (정보 노출)</w:t>
      </w:r>
    </w:p>
    <w:p w14:paraId="587D2870" w14:textId="2FD53454" w:rsidR="00CD5FC3" w:rsidRPr="00CD5FC3" w:rsidRDefault="00CD5FC3" w:rsidP="00CD5FC3">
      <w:pPr>
        <w:pStyle w:val="a3"/>
        <w:ind w:leftChars="0"/>
        <w:rPr>
          <w:ins w:id="13" w:author="유성근/보안진단실" w:date="2025-05-28T15:35:00Z"/>
          <w:b/>
          <w:bCs/>
          <w:rPrChange w:id="14" w:author="유성근/보안진단실" w:date="2025-05-28T15:36:00Z">
            <w:rPr>
              <w:ins w:id="15" w:author="유성근/보안진단실" w:date="2025-05-28T15:35:00Z"/>
            </w:rPr>
          </w:rPrChange>
        </w:rPr>
      </w:pPr>
      <w:ins w:id="16" w:author="유성근/보안진단실" w:date="2025-05-28T15:35:00Z">
        <w:r w:rsidRPr="00CD5FC3">
          <w:rPr>
            <w:rFonts w:hint="eastAsia"/>
            <w:b/>
            <w:bCs/>
            <w:rPrChange w:id="17" w:author="유성근/보안진단실" w:date="2025-05-28T15:36:00Z">
              <w:rPr>
                <w:rFonts w:hint="eastAsia"/>
              </w:rPr>
            </w:rPrChange>
          </w:rPr>
          <w:t>-취</w:t>
        </w:r>
      </w:ins>
      <w:ins w:id="18" w:author="유성근/보안진단실" w:date="2025-05-28T15:36:00Z">
        <w:r w:rsidRPr="00CD5FC3">
          <w:rPr>
            <w:rFonts w:hint="eastAsia"/>
            <w:b/>
            <w:bCs/>
            <w:rPrChange w:id="19" w:author="유성근/보안진단실" w:date="2025-05-28T15:36:00Z">
              <w:rPr>
                <w:rFonts w:hint="eastAsia"/>
              </w:rPr>
            </w:rPrChange>
          </w:rPr>
          <w:t xml:space="preserve">약 시 리포팅 </w:t>
        </w:r>
        <w:proofErr w:type="gramStart"/>
        <w:r w:rsidRPr="00CD5FC3">
          <w:rPr>
            <w:rFonts w:hint="eastAsia"/>
            <w:b/>
            <w:bCs/>
            <w:rPrChange w:id="20" w:author="유성근/보안진단실" w:date="2025-05-28T15:36:00Z">
              <w:rPr>
                <w:rFonts w:hint="eastAsia"/>
              </w:rPr>
            </w:rPrChange>
          </w:rPr>
          <w:t>문구</w:t>
        </w:r>
        <w:r>
          <w:rPr>
            <w:rFonts w:hint="eastAsia"/>
            <w:b/>
            <w:bCs/>
          </w:rPr>
          <w:t xml:space="preserve"> </w:t>
        </w:r>
        <w:r>
          <w:rPr>
            <w:b/>
            <w:bCs/>
          </w:rPr>
          <w:t>:</w:t>
        </w:r>
      </w:ins>
      <w:proofErr w:type="gramEnd"/>
    </w:p>
    <w:p w14:paraId="1AC1E377" w14:textId="12EF8F88" w:rsidR="00CD5FC3" w:rsidRDefault="00CD5FC3" w:rsidP="00CD5FC3">
      <w:pPr>
        <w:pStyle w:val="a3"/>
        <w:ind w:leftChars="0"/>
        <w:rPr>
          <w:rFonts w:hint="eastAsia"/>
        </w:rPr>
        <w:pPrChange w:id="21" w:author="유성근/보안진단실" w:date="2025-05-28T15:35:00Z">
          <w:pPr>
            <w:pStyle w:val="a3"/>
            <w:numPr>
              <w:numId w:val="3"/>
            </w:numPr>
            <w:ind w:leftChars="0" w:hanging="400"/>
          </w:pPr>
        </w:pPrChange>
      </w:pPr>
      <w:ins w:id="22" w:author="유성근/보안진단실" w:date="2025-05-28T15:35:00Z">
        <w:r>
          <w:t xml:space="preserve">* robots.txt </w:t>
        </w:r>
        <w:r>
          <w:rPr>
            <w:rFonts w:hint="eastAsia"/>
          </w:rPr>
          <w:t>파일 생성 및 서비스 특징 및 정책에 따라 범위 조절 및 명시하시기 바랍니다.</w:t>
        </w:r>
      </w:ins>
      <w:ins w:id="23" w:author="유성근/보안진단실" w:date="2025-05-28T15:38:00Z">
        <w:r w:rsidR="00546051">
          <w:t xml:space="preserve"> </w:t>
        </w:r>
        <w:r w:rsidR="00546051" w:rsidRPr="00546051">
          <w:rPr>
            <w:highlight w:val="yellow"/>
            <w:rPrChange w:id="24" w:author="유성근/보안진단실" w:date="2025-05-28T15:39:00Z">
              <w:rPr/>
            </w:rPrChange>
          </w:rPr>
          <w:t>(</w:t>
        </w:r>
        <w:proofErr w:type="gramStart"/>
        <w:r w:rsidR="00546051" w:rsidRPr="00546051">
          <w:rPr>
            <w:rFonts w:hint="eastAsia"/>
            <w:highlight w:val="yellow"/>
            <w:rPrChange w:id="25" w:author="유성근/보안진단실" w:date="2025-05-28T15:39:00Z">
              <w:rPr>
                <w:rFonts w:hint="eastAsia"/>
              </w:rPr>
            </w:rPrChange>
          </w:rPr>
          <w:t>w</w:t>
        </w:r>
        <w:r w:rsidR="00546051" w:rsidRPr="00546051">
          <w:rPr>
            <w:highlight w:val="yellow"/>
            <w:rPrChange w:id="26" w:author="유성근/보안진단실" w:date="2025-05-28T15:39:00Z">
              <w:rPr/>
            </w:rPrChange>
          </w:rPr>
          <w:t>orst</w:t>
        </w:r>
        <w:proofErr w:type="gramEnd"/>
        <w:r w:rsidR="00546051" w:rsidRPr="00546051">
          <w:rPr>
            <w:highlight w:val="yellow"/>
            <w:rPrChange w:id="27" w:author="유성근/보안진단실" w:date="2025-05-28T15:39:00Z">
              <w:rPr/>
            </w:rPrChange>
          </w:rPr>
          <w:t xml:space="preserve"> case: vpn.skplanet.com)</w:t>
        </w:r>
      </w:ins>
    </w:p>
    <w:p w14:paraId="49AB6272" w14:textId="7410E323" w:rsidR="4A269F25" w:rsidRDefault="4A269F25" w:rsidP="4A269F25"/>
    <w:p w14:paraId="5AB88F4A" w14:textId="52C72A89" w:rsidR="4A269F25" w:rsidRDefault="4A269F25" w:rsidP="4A269F25">
      <w:pPr>
        <w:pStyle w:val="10"/>
      </w:pPr>
    </w:p>
    <w:p w14:paraId="0670DFDA" w14:textId="4F539DDF" w:rsidR="00633F5B" w:rsidRPr="00E9754B" w:rsidRDefault="00E9754B" w:rsidP="00D70CD6">
      <w:pPr>
        <w:pStyle w:val="10"/>
        <w:rPr>
          <w:rFonts w:ascii="맑은 고딕" w:eastAsia="맑은 고딕" w:hAnsi="맑은 고딕"/>
        </w:rPr>
      </w:pPr>
      <w:r>
        <w:rPr>
          <w:rFonts w:hint="eastAsia"/>
        </w:rPr>
        <w:t>다)</w:t>
      </w:r>
      <w:r>
        <w:t xml:space="preserve"> </w:t>
      </w:r>
      <w:r w:rsidRPr="00BA4186">
        <w:rPr>
          <w:rFonts w:hint="eastAsia"/>
        </w:rPr>
        <w:t>진단 시 주의사항</w:t>
      </w:r>
      <w:bookmarkEnd w:id="11"/>
    </w:p>
    <w:p w14:paraId="3348735B" w14:textId="65510D0B" w:rsidR="00633F5B" w:rsidRPr="00BA4186" w:rsidRDefault="00EB022B" w:rsidP="00EB022B">
      <w:pPr>
        <w:pStyle w:val="3"/>
        <w:numPr>
          <w:ilvl w:val="0"/>
          <w:numId w:val="0"/>
        </w:numPr>
      </w:pPr>
      <w:bookmarkStart w:id="28" w:name="_Toc535394648"/>
      <w:r>
        <w:rPr>
          <w:rFonts w:hint="eastAsia"/>
          <w:lang w:eastAsia="ko-KR"/>
        </w:rPr>
        <w:t>1</w:t>
      </w:r>
      <w:r>
        <w:rPr>
          <w:lang w:eastAsia="ko-KR"/>
        </w:rPr>
        <w:t>.</w:t>
      </w:r>
      <w:r w:rsidR="00633F5B" w:rsidRPr="00BA4186">
        <w:rPr>
          <w:rFonts w:hint="eastAsia"/>
        </w:rPr>
        <w:t>진단 TIP</w:t>
      </w:r>
      <w:bookmarkEnd w:id="28"/>
    </w:p>
    <w:p w14:paraId="7D7E36A2" w14:textId="77777777" w:rsidR="00633F5B" w:rsidRPr="00BA4186" w:rsidRDefault="00633F5B" w:rsidP="00633F5B">
      <w:pPr>
        <w:pStyle w:val="1"/>
      </w:pPr>
      <w:r w:rsidRPr="00BA4186">
        <w:rPr>
          <w:rFonts w:hint="eastAsia"/>
        </w:rPr>
        <w:t>구글 검색 옵션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72"/>
      </w:tblGrid>
      <w:tr w:rsidR="00633F5B" w:rsidRPr="00BA4186" w14:paraId="6581AB25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02D71D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hint="eastAsia"/>
                <w:sz w:val="18"/>
                <w:szCs w:val="18"/>
              </w:rPr>
              <w:t>검색 옵션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0373E2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633F5B" w:rsidRPr="00BA4186" w14:paraId="4A948070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FA8FF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Intitle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1076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제목에서 검색한다. (intitle 뒤에 오는 단어나 구 하나만이 연산자의 영향을 받음)</w:t>
            </w:r>
          </w:p>
          <w:p w14:paraId="71AB3FD4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intitle:index</w:t>
            </w:r>
            <w:proofErr w:type="spellEnd"/>
            <w:proofErr w:type="gram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of</w:t>
            </w:r>
          </w:p>
          <w:p w14:paraId="51BC945C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페이지 제목에 "index"이 포함되어 있고 페이지 제목 및 내용 등 모든 부분에 "of"가 포함되어 있는 페이지를 검색한다. </w:t>
            </w:r>
          </w:p>
        </w:tc>
      </w:tr>
      <w:tr w:rsidR="00633F5B" w:rsidRPr="00BA4186" w14:paraId="1D569299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1B8F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Allintitle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12BF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제목에서 검색한다. 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allintitle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뒤에 오는 모든 단어와 구가 연산자의 영향을 받음)</w:t>
            </w:r>
          </w:p>
          <w:p w14:paraId="5021DC0A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Allintitle:index</w:t>
            </w:r>
            <w:proofErr w:type="spellEnd"/>
            <w:proofErr w:type="gram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of</w:t>
            </w:r>
          </w:p>
          <w:p w14:paraId="3E033D61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제목에 "index of"이 포함되어 있는 페이지를 검색한다.</w:t>
            </w:r>
          </w:p>
        </w:tc>
      </w:tr>
      <w:tr w:rsidR="00633F5B" w:rsidRPr="00BA4186" w14:paraId="1381E822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C1B0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Inurl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4911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URL에서 문자열을 검색한다. 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inurl:admin</w:t>
            </w:r>
            <w:proofErr w:type="spellEnd"/>
            <w:proofErr w:type="gram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member</w:t>
            </w:r>
          </w:p>
          <w:p w14:paraId="09B8D9A3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URL에 "admin"이 포함되어 있고 문서의 제목 및 내용 등 모든 부분에 "member"가 포함되어 있는 페이지를 검색한다.</w:t>
            </w:r>
          </w:p>
        </w:tc>
      </w:tr>
      <w:tr w:rsidR="00633F5B" w:rsidRPr="00BA4186" w14:paraId="4E2FD56A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1061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Allinurl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43A2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URL에서 문자열을 검색한다. 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Allinurl:admin</w:t>
            </w:r>
            <w:proofErr w:type="spellEnd"/>
            <w:proofErr w:type="gram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member</w:t>
            </w:r>
          </w:p>
          <w:p w14:paraId="37979B5B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URL에 "admin"와 "member"이 포함되어 있는 페이지를 검색한다.</w:t>
            </w:r>
          </w:p>
        </w:tc>
      </w:tr>
      <w:tr w:rsidR="00633F5B" w:rsidRPr="00BA4186" w14:paraId="4067D20D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17CE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Filetype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CFA93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특정 종류의 파일을 검색한다 </w:t>
            </w:r>
          </w:p>
          <w:p w14:paraId="2DD5B0D8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filetype:hwp</w:t>
            </w:r>
            <w:proofErr w:type="spellEnd"/>
            <w:proofErr w:type="gramEnd"/>
          </w:p>
          <w:p w14:paraId="79EE2755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확장자가 "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hwp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"인 파일을 검색한다.</w:t>
            </w:r>
          </w:p>
        </w:tc>
      </w:tr>
      <w:tr w:rsidR="00633F5B" w:rsidRPr="00BA4186" w14:paraId="6F3E348F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2565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Intext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18A62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본문에서 문자열을 검색한다. (intext 뒤에 오는 단어나 구 하나만이 연산자의 영향을 받음) (예) intext:"홍길동"</w:t>
            </w:r>
          </w:p>
          <w:p w14:paraId="2F767A4A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내용에 "홍길동"라는 문자열을 포함하는 페이지를 검색한다.</w:t>
            </w:r>
          </w:p>
        </w:tc>
      </w:tr>
      <w:tr w:rsidR="00633F5B" w:rsidRPr="00BA4186" w14:paraId="14289FE3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3D52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Allintext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57DF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본문에서 문자열을 검색한다. 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allintext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뒤에 오는 모든 단어와 구가 연산자의 영향을 받음) (예) 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allintext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:"홍길동 해커"</w:t>
            </w:r>
          </w:p>
          <w:p w14:paraId="61ABBAC2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내용에 "홍길동", "해커"라는 문자열을 포함하는 페이지를 검색한다.</w:t>
            </w:r>
          </w:p>
        </w:tc>
      </w:tr>
      <w:tr w:rsidR="00633F5B" w:rsidRPr="00BA4186" w14:paraId="50E5E1F8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A8128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D67D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특정 사이트로 검색 범위를 제한한다. (구글은 오른쪽에서 왼쪽으로 읽음)</w:t>
            </w:r>
          </w:p>
          <w:p w14:paraId="0BF6561A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lastRenderedPageBreak/>
              <w:t>(예) site:"cafe.naver.com/sec'</w:t>
            </w:r>
          </w:p>
          <w:p w14:paraId="0451CB03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"cafe.naver.com/sec"라는 지정한 사이트로 한정하여 검색한다.</w:t>
            </w:r>
          </w:p>
        </w:tc>
      </w:tr>
      <w:tr w:rsidR="00633F5B" w:rsidRPr="00BA4186" w14:paraId="7FD9AF5D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C38F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lastRenderedPageBreak/>
              <w:t>Link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FDF9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페이지로의 링크를 검색한다. (예) link:"cafe.naver.com/sec"</w:t>
            </w:r>
          </w:p>
          <w:p w14:paraId="6A37F5B2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"cafe.naver.com/sec"로 링크되고 있는 페이지 검색</w:t>
            </w:r>
          </w:p>
        </w:tc>
      </w:tr>
      <w:tr w:rsidR="00633F5B" w:rsidRPr="00BA4186" w14:paraId="4F0ACE10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6CBB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Inanchor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D3C25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페이지로의 링크를 검색한다. (실제 URL이 아니라 텍스트로 표현된 형태의 링크를 검색)</w:t>
            </w:r>
          </w:p>
          <w:p w14:paraId="5D3914BB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inanchor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:"cafe.naver.com/sec"</w:t>
            </w:r>
          </w:p>
          <w:p w14:paraId="71DD3A19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"cafe.naver.com/sec"를 포함하고 있는 페이지를 검색한다.</w:t>
            </w:r>
          </w:p>
        </w:tc>
      </w:tr>
      <w:tr w:rsidR="00633F5B" w:rsidRPr="00BA4186" w14:paraId="0AFF1D40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14C0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8FAE4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특정 날짜 사이에 배포된 페이지를 검색한다. (두 날짜를 대시 '-' 기호로 연결된 값을 인자로 받아들임) (예) daterange:2452164-2452165 "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osama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bin laden"</w:t>
            </w:r>
          </w:p>
          <w:p w14:paraId="323DE175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2452164는 율리우스력으로 2001년 9월 11일이 된다. 2001년 9월 11일에 발간되었고 "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osama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bin laden"이 포함된 페이지를 검색한다.</w:t>
            </w:r>
          </w:p>
        </w:tc>
      </w:tr>
      <w:tr w:rsidR="00633F5B" w:rsidRPr="00BA4186" w14:paraId="0F77B1FD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1C842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Numrange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8C07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숫자 범위를 검색한다. ("-" 기호로 연결된 작은 숫자와 큰 숫자를 인자로 받아들임)</w:t>
            </w:r>
          </w:p>
          <w:p w14:paraId="76D4D2B7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(예) numrange:12344-12346</w:t>
            </w:r>
          </w:p>
          <w:p w14:paraId="5DA49F14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12344에서 12346사이의 숫자를 포함하는 페이지를 검색한다.</w:t>
            </w:r>
          </w:p>
        </w:tc>
      </w:tr>
      <w:tr w:rsidR="00633F5B" w:rsidRPr="00BA4186" w14:paraId="7E000892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E3B7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Cache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D526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캐시로 저장된 페이지를 검색한다. 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인자값으로는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완전한 URL이나 호스트이름을 입력)</w:t>
            </w:r>
          </w:p>
          <w:p w14:paraId="46C4DB69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cache:www.xxx.xxx</w:t>
            </w:r>
            <w:proofErr w:type="spellEnd"/>
            <w:proofErr w:type="gramEnd"/>
          </w:p>
          <w:p w14:paraId="0922255D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캐시로 저장된 "www.xxx.xxx" 페이지를 검색한다.</w:t>
            </w:r>
          </w:p>
        </w:tc>
      </w:tr>
      <w:tr w:rsidR="00633F5B" w:rsidRPr="00BA4186" w14:paraId="01B7096F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B42F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65B0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사이트에 대한 요약 정보를 출력하며 사이트와 관련된 다른 구글검색으로의 링크를 제공한다.</w:t>
            </w:r>
          </w:p>
          <w:p w14:paraId="30BFD905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인자값으로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완벽한 URL이나 호스트 이름을 입력해야 올바른 결과를 얻을 수 있음)</w:t>
            </w:r>
          </w:p>
          <w:p w14:paraId="4AF5649D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info:www.owasp.com</w:t>
            </w:r>
            <w:proofErr w:type="gramEnd"/>
          </w:p>
          <w:p w14:paraId="4321C608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"www.owasp.org"에 대한 요약 정보 및 링크된 사이트를 제공한다.</w:t>
            </w:r>
          </w:p>
        </w:tc>
      </w:tr>
      <w:tr w:rsidR="00633F5B" w:rsidRPr="00BA4186" w14:paraId="5B913A41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A9B5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Related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826A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특정 사이트와 관련되어 있다고 판단되는 사이트를 출력한다. 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인자값으로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유효한 사이트 이름이나 URL을 입력) 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related:www.xxx.xxx</w:t>
            </w:r>
            <w:proofErr w:type="spellEnd"/>
            <w:proofErr w:type="gramEnd"/>
          </w:p>
          <w:p w14:paraId="787FD813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"www.xxx.xxx"와 링크 또는 연관된 사이트를 검색한다.</w:t>
            </w:r>
          </w:p>
        </w:tc>
      </w:tr>
      <w:tr w:rsidR="00633F5B" w:rsidRPr="00BA4186" w14:paraId="0D7B4631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A900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Author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5997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뉴스그룹 게시물의 작성자를 검색한다. (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인자값으로는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이름이나 메일 주소를 입력)</w:t>
            </w:r>
          </w:p>
          <w:p w14:paraId="036DC19D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author:honggildong</w:t>
            </w:r>
            <w:proofErr w:type="spellEnd"/>
            <w:proofErr w:type="gramEnd"/>
          </w:p>
          <w:p w14:paraId="24A949A7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뉴스그룹 게시물의 작성자가 '</w:t>
            </w: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honggildong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"인 것을 검색한다.</w:t>
            </w:r>
          </w:p>
        </w:tc>
      </w:tr>
      <w:tr w:rsidR="00633F5B" w:rsidRPr="00BA4186" w14:paraId="1689D398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73F5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D53A6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뉴스그룹 이름을 검색한다. 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group:hacker</w:t>
            </w:r>
            <w:proofErr w:type="spellEnd"/>
            <w:proofErr w:type="gramEnd"/>
          </w:p>
          <w:p w14:paraId="606ED262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lastRenderedPageBreak/>
              <w:t>뉴스그룹 이름에서 "hacker"이 페이지를 검색한다.</w:t>
            </w:r>
          </w:p>
        </w:tc>
      </w:tr>
      <w:tr w:rsidR="00633F5B" w:rsidRPr="00BA4186" w14:paraId="6AD6366E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2777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lastRenderedPageBreak/>
              <w:t>Insubject</w:t>
            </w:r>
            <w:proofErr w:type="spellEnd"/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D161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뉴스그룹 게시물의 주체를 검색한다. (intitle 연산자와 동일한 정보를 검색해준다.)</w:t>
            </w:r>
          </w:p>
          <w:p w14:paraId="0CCA4537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insubject</w:t>
            </w:r>
            <w:proofErr w:type="spellEnd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:홍길동</w:t>
            </w:r>
            <w:proofErr w:type="gramEnd"/>
          </w:p>
          <w:p w14:paraId="46CE13B1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페이지 제목이 "홍길동"인 페이지를 검색한다.</w:t>
            </w:r>
          </w:p>
        </w:tc>
      </w:tr>
      <w:tr w:rsidR="00633F5B" w:rsidRPr="00BA4186" w14:paraId="0E8EADB2" w14:textId="77777777" w:rsidTr="00D775F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FE97" w14:textId="77777777" w:rsidR="00633F5B" w:rsidRPr="00BA4186" w:rsidRDefault="00633F5B" w:rsidP="00D775F8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Define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BE99" w14:textId="77777777" w:rsidR="00633F5B" w:rsidRPr="00BA4186" w:rsidRDefault="00633F5B" w:rsidP="00D775F8">
            <w:pPr>
              <w:adjustRightInd w:val="0"/>
              <w:spacing w:line="24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용어의 정의를 검색한다. (예) </w:t>
            </w:r>
            <w:proofErr w:type="spellStart"/>
            <w:proofErr w:type="gramStart"/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define:hacker</w:t>
            </w:r>
            <w:proofErr w:type="spellEnd"/>
            <w:proofErr w:type="gramEnd"/>
          </w:p>
          <w:p w14:paraId="4725C1F5" w14:textId="77777777" w:rsidR="00633F5B" w:rsidRPr="00BA4186" w:rsidRDefault="00633F5B" w:rsidP="00D775F8">
            <w:pPr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4186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''hacker"의 정의를 검색한다.</w:t>
            </w:r>
          </w:p>
        </w:tc>
      </w:tr>
    </w:tbl>
    <w:p w14:paraId="12AA4967" w14:textId="77777777" w:rsidR="00633F5B" w:rsidRPr="00BA4186" w:rsidRDefault="00633F5B" w:rsidP="00633F5B">
      <w:pPr>
        <w:pStyle w:val="11"/>
        <w:rPr>
          <w:lang w:eastAsia="ko-KR"/>
        </w:rPr>
      </w:pPr>
    </w:p>
    <w:p w14:paraId="29CEAFB0" w14:textId="2FAEF713" w:rsidR="00633F5B" w:rsidRPr="00BA4186" w:rsidRDefault="00EB022B" w:rsidP="00EB022B">
      <w:pPr>
        <w:pStyle w:val="3"/>
        <w:numPr>
          <w:ilvl w:val="0"/>
          <w:numId w:val="0"/>
        </w:numPr>
        <w:ind w:left="340"/>
      </w:pPr>
      <w:bookmarkStart w:id="29" w:name="_Toc535394649"/>
      <w:r>
        <w:rPr>
          <w:rFonts w:hint="eastAsia"/>
          <w:lang w:eastAsia="ko-KR"/>
        </w:rPr>
        <w:t>2</w:t>
      </w:r>
      <w:r>
        <w:rPr>
          <w:lang w:eastAsia="ko-KR"/>
        </w:rPr>
        <w:t>.</w:t>
      </w:r>
      <w:r w:rsidR="00633F5B" w:rsidRPr="00BA4186">
        <w:rPr>
          <w:rFonts w:hint="eastAsia"/>
        </w:rPr>
        <w:t>참고자료</w:t>
      </w:r>
      <w:bookmarkEnd w:id="29"/>
    </w:p>
    <w:p w14:paraId="26E9EAEF" w14:textId="76E6955C" w:rsidR="004E0025" w:rsidRPr="00BA4186" w:rsidRDefault="004E0025" w:rsidP="004E0025">
      <w:pPr>
        <w:pStyle w:val="11"/>
      </w:pPr>
    </w:p>
    <w:p w14:paraId="06FCCFA7" w14:textId="7D5A37E9" w:rsidR="004E0025" w:rsidRDefault="004E0025" w:rsidP="004E0025">
      <w:pPr>
        <w:pStyle w:val="11"/>
      </w:pPr>
    </w:p>
    <w:p w14:paraId="091FF343" w14:textId="29C41082" w:rsidR="00C04522" w:rsidRDefault="00C04522" w:rsidP="004E0025">
      <w:pPr>
        <w:pStyle w:val="11"/>
      </w:pPr>
    </w:p>
    <w:p w14:paraId="61BA036C" w14:textId="77777777" w:rsidR="00C04522" w:rsidRPr="00BA4186" w:rsidRDefault="00C04522" w:rsidP="004E0025">
      <w:pPr>
        <w:pStyle w:val="11"/>
      </w:pPr>
    </w:p>
    <w:p w14:paraId="6C53AEAF" w14:textId="77777777" w:rsidR="004E0025" w:rsidRPr="00BA4186" w:rsidRDefault="004E0025" w:rsidP="004E0025">
      <w:pPr>
        <w:pStyle w:val="11"/>
      </w:pPr>
    </w:p>
    <w:p w14:paraId="7936C069" w14:textId="1E5D871B" w:rsidR="00633F5B" w:rsidRPr="00D70CD6" w:rsidRDefault="004E0025" w:rsidP="00E9754B">
      <w:pPr>
        <w:pStyle w:val="10"/>
        <w:rPr>
          <w:rFonts w:ascii="맑은 고딕" w:eastAsia="맑은 고딕" w:hAnsi="맑은 고딕"/>
          <w:b/>
          <w:bCs/>
          <w:sz w:val="24"/>
          <w:szCs w:val="24"/>
        </w:rPr>
      </w:pPr>
      <w:r w:rsidRPr="00D70CD6">
        <w:rPr>
          <w:rFonts w:ascii="맑은 고딕" w:eastAsia="맑은 고딕" w:hAnsi="맑은 고딕" w:hint="eastAsia"/>
          <w:b/>
          <w:bCs/>
          <w:sz w:val="24"/>
          <w:szCs w:val="24"/>
        </w:rPr>
        <w:t>라)</w:t>
      </w:r>
      <w:r w:rsidRPr="00D70CD6">
        <w:rPr>
          <w:rFonts w:ascii="맑은 고딕" w:eastAsia="맑은 고딕" w:hAnsi="맑은 고딕"/>
          <w:b/>
          <w:bCs/>
          <w:sz w:val="24"/>
          <w:szCs w:val="24"/>
        </w:rPr>
        <w:t xml:space="preserve"> </w:t>
      </w:r>
      <w:r w:rsidRPr="00D70CD6">
        <w:rPr>
          <w:rFonts w:ascii="맑은 고딕" w:eastAsia="맑은 고딕" w:hAnsi="맑은 고딕" w:hint="eastAsia"/>
          <w:b/>
          <w:bCs/>
          <w:sz w:val="24"/>
          <w:szCs w:val="24"/>
        </w:rPr>
        <w:t>내용 협의</w:t>
      </w:r>
    </w:p>
    <w:p w14:paraId="0514E929" w14:textId="0E416EEA" w:rsidR="004E0025" w:rsidRPr="00BA4186" w:rsidRDefault="004E0025" w:rsidP="00633F5B">
      <w:pPr>
        <w:rPr>
          <w:rFonts w:ascii="맑은 고딕" w:eastAsia="맑은 고딕" w:hAnsi="맑은 고딕"/>
        </w:rPr>
      </w:pPr>
    </w:p>
    <w:p w14:paraId="7F48B024" w14:textId="0F28CC50" w:rsidR="004E0025" w:rsidRPr="00BA4186" w:rsidRDefault="3291DE68" w:rsidP="00633F5B">
      <w:pPr>
        <w:rPr>
          <w:rFonts w:ascii="맑은 고딕" w:eastAsia="맑은 고딕" w:hAnsi="맑은 고딕"/>
        </w:rPr>
      </w:pPr>
      <w:r>
        <w:rPr>
          <w:noProof/>
        </w:rPr>
        <w:drawing>
          <wp:inline distT="0" distB="0" distL="0" distR="0" wp14:anchorId="2B32C99E" wp14:editId="1B0ADA6D">
            <wp:extent cx="5731510" cy="2024380"/>
            <wp:effectExtent l="0" t="0" r="2540" b="0"/>
            <wp:docPr id="4661196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150A" w14:textId="227F76E5" w:rsidR="004E0025" w:rsidRPr="00BA4186" w:rsidRDefault="004E0025" w:rsidP="004E0025">
      <w:pPr>
        <w:jc w:val="center"/>
        <w:rPr>
          <w:rFonts w:ascii="맑은 고딕" w:eastAsia="맑은 고딕" w:hAnsi="맑은 고딕"/>
        </w:rPr>
      </w:pPr>
      <w:proofErr w:type="spellStart"/>
      <w:r w:rsidRPr="00BA4186">
        <w:rPr>
          <w:rFonts w:ascii="맑은 고딕" w:eastAsia="맑은 고딕" w:hAnsi="맑은 고딕" w:hint="eastAsia"/>
        </w:rPr>
        <w:t>r</w:t>
      </w:r>
      <w:r w:rsidRPr="00BA4186">
        <w:rPr>
          <w:rFonts w:ascii="맑은 고딕" w:eastAsia="맑은 고딕" w:hAnsi="맑은 고딕"/>
        </w:rPr>
        <w:t>ecopick</w:t>
      </w:r>
      <w:proofErr w:type="spellEnd"/>
      <w:r w:rsidRPr="00BA4186">
        <w:rPr>
          <w:rFonts w:ascii="맑은 고딕" w:eastAsia="맑은 고딕" w:hAnsi="맑은 고딕"/>
        </w:rPr>
        <w:t xml:space="preserve"> </w:t>
      </w:r>
      <w:proofErr w:type="spellStart"/>
      <w:r w:rsidRPr="00BA4186">
        <w:rPr>
          <w:rFonts w:ascii="맑은 고딕" w:eastAsia="맑은 고딕" w:hAnsi="맑은 고딕"/>
        </w:rPr>
        <w:t>api</w:t>
      </w:r>
      <w:proofErr w:type="spellEnd"/>
      <w:r w:rsidRPr="00BA4186">
        <w:rPr>
          <w:rFonts w:ascii="맑은 고딕" w:eastAsia="맑은 고딕" w:hAnsi="맑은 고딕"/>
        </w:rPr>
        <w:t xml:space="preserve"> service</w:t>
      </w:r>
    </w:p>
    <w:p w14:paraId="0F01001E" w14:textId="346E38F8" w:rsidR="004E0025" w:rsidRPr="00BA4186" w:rsidRDefault="004E0025" w:rsidP="00633F5B">
      <w:pPr>
        <w:rPr>
          <w:rFonts w:ascii="맑은 고딕" w:eastAsia="맑은 고딕" w:hAnsi="맑은 고딕"/>
        </w:rPr>
      </w:pPr>
    </w:p>
    <w:p w14:paraId="038C532C" w14:textId="7A4DACC0" w:rsidR="004E0025" w:rsidRPr="00BA4186" w:rsidRDefault="3291DE68" w:rsidP="00633F5B">
      <w:pPr>
        <w:rPr>
          <w:rFonts w:ascii="맑은 고딕" w:eastAsia="맑은 고딕" w:hAnsi="맑은 고딕"/>
        </w:rPr>
      </w:pPr>
      <w:r>
        <w:rPr>
          <w:noProof/>
        </w:rPr>
        <w:lastRenderedPageBreak/>
        <w:drawing>
          <wp:inline distT="0" distB="0" distL="0" distR="0" wp14:anchorId="10E92F26" wp14:editId="4B1EC1E2">
            <wp:extent cx="5731510" cy="2253615"/>
            <wp:effectExtent l="0" t="0" r="2540" b="0"/>
            <wp:docPr id="20265363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2BF9" w14:textId="15E42DA0" w:rsidR="00633F5B" w:rsidRDefault="004E0025" w:rsidP="004E0025">
      <w:pPr>
        <w:ind w:left="800"/>
        <w:jc w:val="center"/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/>
        </w:rPr>
        <w:t>T</w:t>
      </w:r>
      <w:r w:rsidRPr="00BA4186">
        <w:rPr>
          <w:rFonts w:ascii="맑은 고딕" w:eastAsia="맑은 고딕" w:hAnsi="맑은 고딕" w:hint="eastAsia"/>
        </w:rPr>
        <w:t>아카데미</w:t>
      </w:r>
    </w:p>
    <w:p w14:paraId="6DB702A1" w14:textId="5E7E91F4" w:rsidR="00DC6D4E" w:rsidRDefault="00DC6D4E" w:rsidP="00DC6D4E">
      <w:pPr>
        <w:ind w:left="800"/>
        <w:rPr>
          <w:rFonts w:ascii="맑은 고딕" w:eastAsia="맑은 고딕" w:hAnsi="맑은 고딕"/>
        </w:rPr>
      </w:pPr>
      <w:r w:rsidRPr="0A4F2F1A">
        <w:rPr>
          <w:rFonts w:ascii="맑은 고딕" w:eastAsia="맑은 고딕" w:hAnsi="맑은 고딕"/>
        </w:rPr>
        <w:t>-&gt; 단순히 검색 엔진에서 불필요한 페이지가 나올 경우 노출인지 중요 정보가 나오는 것에 대한 점검 기준 정의</w:t>
      </w:r>
    </w:p>
    <w:p w14:paraId="16BDE1B7" w14:textId="6EB220C6" w:rsidR="00E9754B" w:rsidRPr="00BA4186" w:rsidRDefault="25A7432F" w:rsidP="0A4F2F1A">
      <w:pPr>
        <w:rPr>
          <w:rFonts w:ascii="맑은 고딕" w:eastAsia="맑은 고딕" w:hAnsi="맑은 고딕"/>
          <w:color w:val="212121"/>
        </w:rPr>
      </w:pPr>
      <w:r w:rsidRPr="0A4F2F1A">
        <w:rPr>
          <w:rFonts w:ascii="맑은 고딕" w:eastAsia="맑은 고딕" w:hAnsi="맑은 고딕"/>
          <w:color w:val="212121"/>
        </w:rPr>
        <w:t xml:space="preserve">* </w:t>
      </w:r>
      <w:proofErr w:type="spellStart"/>
      <w:r w:rsidRPr="0A4F2F1A">
        <w:rPr>
          <w:rFonts w:ascii="맑은 고딕" w:eastAsia="맑은 고딕" w:hAnsi="맑은 고딕"/>
          <w:color w:val="212121"/>
        </w:rPr>
        <w:t>개발기</w:t>
      </w:r>
      <w:proofErr w:type="spellEnd"/>
      <w:r w:rsidRPr="0A4F2F1A">
        <w:rPr>
          <w:rFonts w:ascii="맑은 고딕" w:eastAsia="맑은 고딕" w:hAnsi="맑은 고딕"/>
          <w:color w:val="212121"/>
        </w:rPr>
        <w:t xml:space="preserve"> 환경이 노출될 경우, 상용기도 점검하여 두 환경 모두 조치되도록 해야함</w:t>
      </w:r>
    </w:p>
    <w:p w14:paraId="5C8BC5D0" w14:textId="19126A71" w:rsidR="00E9754B" w:rsidRPr="00BA4186" w:rsidRDefault="00E9754B" w:rsidP="0A4F2F1A">
      <w:pPr>
        <w:ind w:left="800"/>
        <w:rPr>
          <w:rFonts w:ascii="맑은 고딕" w:eastAsia="맑은 고딕" w:hAnsi="맑은 고딕"/>
        </w:rPr>
      </w:pPr>
    </w:p>
    <w:p w14:paraId="5E331DCE" w14:textId="6A0B578D" w:rsidR="00BA4186" w:rsidRPr="00BA4186" w:rsidRDefault="00BA4186" w:rsidP="004E0025">
      <w:pPr>
        <w:ind w:left="800"/>
        <w:jc w:val="center"/>
        <w:rPr>
          <w:rFonts w:ascii="맑은 고딕" w:eastAsia="맑은 고딕" w:hAnsi="맑은 고딕"/>
        </w:rPr>
      </w:pPr>
    </w:p>
    <w:p w14:paraId="502AB5C1" w14:textId="494CD905" w:rsidR="00BA4186" w:rsidRPr="00BA4186" w:rsidRDefault="00BA4186" w:rsidP="00E9754B">
      <w:pPr>
        <w:pStyle w:val="10"/>
      </w:pPr>
      <w:r w:rsidRPr="00BA4186">
        <w:rPr>
          <w:rFonts w:hint="eastAsia"/>
        </w:rPr>
        <w:t>3</w:t>
      </w:r>
      <w:r w:rsidRPr="00BA4186">
        <w:t xml:space="preserve">. </w:t>
      </w:r>
      <w:r w:rsidRPr="00BA4186">
        <w:rPr>
          <w:rFonts w:hint="eastAsia"/>
        </w:rPr>
        <w:t>앱</w:t>
      </w:r>
      <w:r w:rsidRPr="00BA4186">
        <w:t xml:space="preserve"> </w:t>
      </w:r>
      <w:proofErr w:type="spellStart"/>
      <w:r w:rsidRPr="00BA4186">
        <w:t>점검시</w:t>
      </w:r>
      <w:proofErr w:type="spellEnd"/>
      <w:r w:rsidRPr="00BA4186">
        <w:t xml:space="preserve"> 앱 내의 정보도 점검 필요함</w:t>
      </w:r>
    </w:p>
    <w:p w14:paraId="1428E2F6" w14:textId="2BF672DD" w:rsidR="00BA4186" w:rsidRPr="00BA4186" w:rsidRDefault="00BA4186" w:rsidP="00BA4186">
      <w:pPr>
        <w:rPr>
          <w:rFonts w:ascii="맑은 고딕" w:eastAsia="맑은 고딕" w:hAnsi="맑은 고딕"/>
        </w:rPr>
      </w:pPr>
      <w:r w:rsidRPr="00BA4186">
        <w:rPr>
          <w:rFonts w:ascii="맑은 고딕" w:eastAsia="맑은 고딕" w:hAnsi="맑은 고딕" w:hint="eastAsia"/>
        </w:rPr>
        <w:t>-</w:t>
      </w:r>
      <w:r w:rsidRPr="00BA4186">
        <w:rPr>
          <w:rFonts w:ascii="맑은 고딕" w:eastAsia="맑은 고딕" w:hAnsi="맑은 고딕"/>
        </w:rPr>
        <w:t xml:space="preserve">&gt; </w:t>
      </w:r>
      <w:r w:rsidRPr="00BA4186">
        <w:rPr>
          <w:rFonts w:ascii="맑은 고딕" w:eastAsia="맑은 고딕" w:hAnsi="맑은 고딕" w:hint="eastAsia"/>
        </w:rPr>
        <w:t>앱</w:t>
      </w:r>
      <w:r w:rsidRPr="00BA4186">
        <w:rPr>
          <w:rFonts w:ascii="맑은 고딕" w:eastAsia="맑은 고딕" w:hAnsi="맑은 고딕"/>
        </w:rPr>
        <w:t xml:space="preserve"> 내 저장하고 있는 Key 등</w:t>
      </w:r>
    </w:p>
    <w:p w14:paraId="0C90EAEF" w14:textId="28A15A8F" w:rsidR="00BA4186" w:rsidRPr="00BA4186" w:rsidRDefault="00BA4186" w:rsidP="00BA4186">
      <w:pPr>
        <w:rPr>
          <w:rFonts w:ascii="맑은 고딕" w:eastAsia="맑은 고딕" w:hAnsi="맑은 고딕"/>
        </w:rPr>
      </w:pPr>
    </w:p>
    <w:p w14:paraId="511BE45C" w14:textId="05DAED67" w:rsidR="00BA4186" w:rsidRPr="00BA4186" w:rsidRDefault="6276D16B" w:rsidP="00E9754B">
      <w:pPr>
        <w:pStyle w:val="10"/>
        <w:rPr>
          <w:shd w:val="clear" w:color="auto" w:fill="FFFFFF"/>
        </w:rPr>
      </w:pPr>
      <w:r w:rsidRPr="079E0A66">
        <w:t>4</w:t>
      </w:r>
      <w:r w:rsidRPr="00BA4186">
        <w:t xml:space="preserve">. </w:t>
      </w:r>
      <w:r w:rsidRPr="00BA4186">
        <w:rPr>
          <w:rFonts w:cs="Times New Roman"/>
          <w:sz w:val="14"/>
          <w:szCs w:val="14"/>
          <w:shd w:val="clear" w:color="auto" w:fill="FFFFFF"/>
        </w:rPr>
        <w:t> </w:t>
      </w:r>
      <w:r w:rsidRPr="079E0A66">
        <w:rPr>
          <w:shd w:val="clear" w:color="auto" w:fill="FFFFFF"/>
        </w:rPr>
        <w:t xml:space="preserve">주요 포트 오픈 여부 </w:t>
      </w:r>
      <w:proofErr w:type="spellStart"/>
      <w:r w:rsidRPr="079E0A66">
        <w:rPr>
          <w:shd w:val="clear" w:color="auto" w:fill="FFFFFF"/>
        </w:rPr>
        <w:t>점검시</w:t>
      </w:r>
      <w:proofErr w:type="spellEnd"/>
      <w:r w:rsidRPr="079E0A66">
        <w:rPr>
          <w:shd w:val="clear" w:color="auto" w:fill="FFFFFF"/>
        </w:rPr>
        <w:t xml:space="preserve"> 예외 참고</w:t>
      </w:r>
    </w:p>
    <w:p w14:paraId="1C2CECAB" w14:textId="5F2DA7BE" w:rsidR="3F4AAECE" w:rsidRDefault="3759F0B9" w:rsidP="3F4AAECE">
      <w:r>
        <w:t xml:space="preserve">진단 전 </w:t>
      </w:r>
      <w:proofErr w:type="gramStart"/>
      <w:r>
        <w:t xml:space="preserve">참고사항( </w:t>
      </w:r>
      <w:r w:rsidRPr="168CCCF0">
        <w:rPr>
          <w:b/>
          <w:bCs/>
          <w:highlight w:val="yellow"/>
        </w:rPr>
        <w:t>상용</w:t>
      </w:r>
      <w:proofErr w:type="gramEnd"/>
      <w:r w:rsidRPr="168CCCF0">
        <w:rPr>
          <w:b/>
          <w:bCs/>
          <w:highlight w:val="yellow"/>
        </w:rPr>
        <w:t xml:space="preserve">/개발 서버에 대해 사외(VPN접속)에서 </w:t>
      </w:r>
      <w:proofErr w:type="spellStart"/>
      <w:r w:rsidRPr="168CCCF0">
        <w:rPr>
          <w:b/>
          <w:bCs/>
          <w:highlight w:val="yellow"/>
        </w:rPr>
        <w:t>점검시</w:t>
      </w:r>
      <w:proofErr w:type="spellEnd"/>
      <w:r w:rsidRPr="168CCCF0">
        <w:rPr>
          <w:b/>
          <w:bCs/>
          <w:highlight w:val="yellow"/>
        </w:rPr>
        <w:t xml:space="preserve"> 예외신청이 필요함</w:t>
      </w:r>
      <w:r>
        <w:t>)</w:t>
      </w:r>
    </w:p>
    <w:p w14:paraId="7E6CBAF7" w14:textId="5D49AACB" w:rsidR="3F4AAECE" w:rsidRDefault="3F4AAECE" w:rsidP="3F4AAECE">
      <w:r>
        <w:t>[AWS]</w:t>
      </w:r>
    </w:p>
    <w:p w14:paraId="76F146B0" w14:textId="0F3F8F98" w:rsidR="3F4AAECE" w:rsidRDefault="00546051" w:rsidP="3F4AAECE">
      <w:hyperlink r:id="rId23" w:anchor="/itsm/cloud/etc">
        <w:r w:rsidR="3F4AAECE" w:rsidRPr="3F4AAECE">
          <w:rPr>
            <w:rStyle w:val="a5"/>
          </w:rPr>
          <w:t>http://devportal.skplanet.com/#/itsm/cloud/etc</w:t>
        </w:r>
      </w:hyperlink>
    </w:p>
    <w:p w14:paraId="38D949A4" w14:textId="01FE8BF0" w:rsidR="3F4AAECE" w:rsidRDefault="3F4AAECE" w:rsidP="3F4AAECE">
      <w:proofErr w:type="spellStart"/>
      <w:proofErr w:type="gramStart"/>
      <w:r>
        <w:t>개발환경포탈</w:t>
      </w:r>
      <w:proofErr w:type="spellEnd"/>
      <w:r>
        <w:t xml:space="preserve"> &gt;</w:t>
      </w:r>
      <w:proofErr w:type="gramEnd"/>
      <w:r>
        <w:t xml:space="preserve"> 클라우드 &gt; 기타요청</w:t>
      </w:r>
    </w:p>
    <w:p w14:paraId="5C6666D0" w14:textId="168B47E3" w:rsidR="3F4AAECE" w:rsidRDefault="3F4AAECE" w:rsidP="3F4AAECE">
      <w:r>
        <w:t>[일산/성수/판교]</w:t>
      </w:r>
    </w:p>
    <w:p w14:paraId="450E926C" w14:textId="03B4D825" w:rsidR="3F4AAECE" w:rsidRDefault="00546051" w:rsidP="3F4AAECE">
      <w:hyperlink r:id="rId24" w:anchor="/itsm/security/equipment">
        <w:r w:rsidR="3F4AAECE" w:rsidRPr="3F4AAECE">
          <w:rPr>
            <w:rStyle w:val="a5"/>
          </w:rPr>
          <w:t>http://devportal.skplanet.com/#/itsm/security/equipment</w:t>
        </w:r>
      </w:hyperlink>
    </w:p>
    <w:p w14:paraId="6D7E2057" w14:textId="41D98F63" w:rsidR="3F4AAECE" w:rsidRDefault="3F4AAECE" w:rsidP="3F4AAECE">
      <w:r>
        <w:t>“보안장비 예외 신청”</w:t>
      </w:r>
    </w:p>
    <w:p w14:paraId="4028B530" w14:textId="0E8CFD68" w:rsidR="3F4AAECE" w:rsidRDefault="3F4AAECE" w:rsidP="3F4AAECE"/>
    <w:p w14:paraId="4471C3A8" w14:textId="19CBDA31" w:rsidR="3F4AAECE" w:rsidRDefault="3759F0B9" w:rsidP="3F4AAECE">
      <w:r>
        <w:t>위 페이지 접속 불가 시</w:t>
      </w:r>
    </w:p>
    <w:p w14:paraId="32B8390B" w14:textId="4581A01C" w:rsidR="3F4AAECE" w:rsidRDefault="3759F0B9" w:rsidP="3F4AAECE">
      <w:r>
        <w:t xml:space="preserve">1. </w:t>
      </w:r>
      <w:proofErr w:type="gramStart"/>
      <w:r>
        <w:t>신청사유 :</w:t>
      </w:r>
      <w:proofErr w:type="gramEnd"/>
      <w:r>
        <w:t xml:space="preserve"> </w:t>
      </w:r>
    </w:p>
    <w:p w14:paraId="13154E00" w14:textId="1B2EE128" w:rsidR="3F4AAECE" w:rsidRDefault="3F4AAECE" w:rsidP="3F4AAECE">
      <w:r>
        <w:t>2. 공인 출발지 IP/포트</w:t>
      </w:r>
    </w:p>
    <w:p w14:paraId="254FB6DD" w14:textId="006AF004" w:rsidR="3F4AAECE" w:rsidRDefault="3F4AAECE" w:rsidP="3F4AAECE">
      <w:r>
        <w:t xml:space="preserve">    - </w:t>
      </w:r>
    </w:p>
    <w:p w14:paraId="2DFAF696" w14:textId="6C938F1F" w:rsidR="3F4AAECE" w:rsidRDefault="3F4AAECE" w:rsidP="3F4AAECE">
      <w:r>
        <w:t>3. 공인 목적지 IP/포트</w:t>
      </w:r>
    </w:p>
    <w:p w14:paraId="217C5BAB" w14:textId="09BB3A6C" w:rsidR="3F4AAECE" w:rsidRDefault="3F4AAECE" w:rsidP="3F4AAECE">
      <w:r>
        <w:t xml:space="preserve">    - </w:t>
      </w:r>
    </w:p>
    <w:p w14:paraId="11E9F19A" w14:textId="1567D4F5" w:rsidR="3F4AAECE" w:rsidRDefault="3F4AAECE" w:rsidP="3F4AAECE">
      <w:r>
        <w:t xml:space="preserve">4. </w:t>
      </w:r>
      <w:proofErr w:type="gramStart"/>
      <w:r>
        <w:t>기간 :</w:t>
      </w:r>
      <w:proofErr w:type="gramEnd"/>
    </w:p>
    <w:p w14:paraId="3E511397" w14:textId="0C06F9F6" w:rsidR="3F4AAECE" w:rsidRDefault="3F4AAECE" w:rsidP="3F4AAECE">
      <w:r>
        <w:t>5. IDC (일산/성수/판교/AWS</w:t>
      </w:r>
      <w:proofErr w:type="gramStart"/>
      <w:r>
        <w:t>) :</w:t>
      </w:r>
      <w:proofErr w:type="gramEnd"/>
    </w:p>
    <w:p w14:paraId="38447915" w14:textId="5CA491C1" w:rsidR="3F4AAECE" w:rsidRDefault="3F4AAECE" w:rsidP="3F4AAECE">
      <w:r>
        <w:t xml:space="preserve">작성하여 김기훈/정보보호담당/SK플래닛 </w:t>
      </w:r>
      <w:hyperlink r:id="rId25">
        <w:r w:rsidRPr="3F4AAECE">
          <w:rPr>
            <w:rStyle w:val="a5"/>
          </w:rPr>
          <w:t>kimkihoon@sk.com</w:t>
        </w:r>
      </w:hyperlink>
      <w:r>
        <w:t xml:space="preserve"> 메일로 전송</w:t>
      </w:r>
    </w:p>
    <w:p w14:paraId="6B0B0EC3" w14:textId="7574E692" w:rsidR="3F4AAECE" w:rsidRDefault="3F4AAECE" w:rsidP="3F4AAECE"/>
    <w:p w14:paraId="79656635" w14:textId="25427A4A" w:rsidR="3285C26C" w:rsidRDefault="3285C26C" w:rsidP="3285C26C">
      <w:r>
        <w:t>--------------------------------------------------------------------------------------------------</w:t>
      </w:r>
    </w:p>
    <w:p w14:paraId="1A5B752E" w14:textId="25FA2BD4" w:rsidR="3285C26C" w:rsidRDefault="3285C26C" w:rsidP="3285C26C">
      <w:pPr>
        <w:rPr>
          <w:b/>
          <w:bCs/>
        </w:rPr>
      </w:pPr>
      <w:r w:rsidRPr="3285C26C">
        <w:rPr>
          <w:b/>
          <w:bCs/>
        </w:rPr>
        <w:t xml:space="preserve">포트스캔 예외신청 필요 상세: </w:t>
      </w:r>
    </w:p>
    <w:p w14:paraId="7BEBC90E" w14:textId="46897927" w:rsidR="3285C26C" w:rsidRDefault="3285C26C" w:rsidP="3285C26C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3285C26C">
        <w:rPr>
          <w:rFonts w:ascii="맑은 고딕" w:eastAsia="맑은 고딕" w:hAnsi="맑은 고딕" w:cs="맑은 고딕"/>
          <w:szCs w:val="20"/>
        </w:rPr>
        <w:t>사내에서 진행하는 경우 대표 공인NAT IP(</w:t>
      </w:r>
      <w:r w:rsidRPr="3285C26C">
        <w:rPr>
          <w:rFonts w:ascii="맑은 고딕" w:eastAsia="맑은 고딕" w:hAnsi="맑은 고딕" w:cs="맑은 고딕"/>
          <w:b/>
          <w:bCs/>
          <w:color w:val="000000" w:themeColor="text1"/>
          <w:szCs w:val="20"/>
        </w:rPr>
        <w:t>210.211.88.240)가 사용됨으로</w:t>
      </w:r>
      <w:r w:rsidRPr="3285C26C">
        <w:rPr>
          <w:rFonts w:ascii="맑은 고딕" w:eastAsia="맑은 고딕" w:hAnsi="맑은 고딕" w:cs="맑은 고딕"/>
          <w:szCs w:val="20"/>
        </w:rPr>
        <w:t xml:space="preserve"> 예외처리 불필요</w:t>
      </w:r>
    </w:p>
    <w:p w14:paraId="28AC50B7" w14:textId="5F7CF6F4" w:rsidR="3285C26C" w:rsidRDefault="3285C26C" w:rsidP="3285C26C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3285C26C">
        <w:rPr>
          <w:rFonts w:ascii="맑은 고딕" w:eastAsia="맑은 고딕" w:hAnsi="맑은 고딕" w:cs="맑은 고딕"/>
          <w:szCs w:val="20"/>
        </w:rPr>
        <w:t>외부에서 진행하는 경우</w:t>
      </w:r>
    </w:p>
    <w:p w14:paraId="2098FBE9" w14:textId="6486FCB4" w:rsidR="3285C26C" w:rsidRDefault="3285C26C" w:rsidP="3285C26C">
      <w:pPr>
        <w:pStyle w:val="a3"/>
        <w:numPr>
          <w:ilvl w:val="1"/>
          <w:numId w:val="2"/>
        </w:numPr>
        <w:ind w:leftChars="0"/>
        <w:rPr>
          <w:szCs w:val="20"/>
        </w:rPr>
      </w:pPr>
      <w:r w:rsidRPr="3285C26C">
        <w:rPr>
          <w:rFonts w:ascii="맑은 고딕" w:eastAsia="맑은 고딕" w:hAnsi="맑은 고딕" w:cs="맑은 고딕"/>
          <w:szCs w:val="20"/>
        </w:rPr>
        <w:t>IDC(일산/성수/판교)내 서비스</w:t>
      </w:r>
    </w:p>
    <w:p w14:paraId="71DCF908" w14:textId="6808577A" w:rsidR="3285C26C" w:rsidRDefault="3285C26C" w:rsidP="3285C26C">
      <w:pPr>
        <w:pStyle w:val="a3"/>
        <w:numPr>
          <w:ilvl w:val="2"/>
          <w:numId w:val="2"/>
        </w:numPr>
        <w:ind w:leftChars="0"/>
        <w:rPr>
          <w:szCs w:val="20"/>
        </w:rPr>
      </w:pPr>
      <w:r w:rsidRPr="3285C26C">
        <w:rPr>
          <w:rFonts w:ascii="맑은 고딕" w:eastAsia="맑은 고딕" w:hAnsi="맑은 고딕" w:cs="맑은 고딕"/>
          <w:szCs w:val="20"/>
        </w:rPr>
        <w:t>개발/상용 구분없이 점검 트래픽이 차단될 수 있으니 예외처리 신청 필요</w:t>
      </w:r>
    </w:p>
    <w:p w14:paraId="310EF79C" w14:textId="303B1679" w:rsidR="3285C26C" w:rsidRDefault="3285C26C" w:rsidP="3285C26C">
      <w:pPr>
        <w:pStyle w:val="a3"/>
        <w:numPr>
          <w:ilvl w:val="1"/>
          <w:numId w:val="2"/>
        </w:numPr>
        <w:ind w:leftChars="0"/>
        <w:rPr>
          <w:szCs w:val="20"/>
        </w:rPr>
      </w:pPr>
      <w:r w:rsidRPr="3285C26C">
        <w:rPr>
          <w:rFonts w:ascii="맑은 고딕" w:eastAsia="맑은 고딕" w:hAnsi="맑은 고딕" w:cs="맑은 고딕"/>
          <w:szCs w:val="20"/>
        </w:rPr>
        <w:t>AWS 내 서비스</w:t>
      </w:r>
    </w:p>
    <w:p w14:paraId="632A564C" w14:textId="55EFD459" w:rsidR="3285C26C" w:rsidRDefault="3285C26C" w:rsidP="3285C26C">
      <w:pPr>
        <w:pStyle w:val="a3"/>
        <w:numPr>
          <w:ilvl w:val="2"/>
          <w:numId w:val="2"/>
        </w:numPr>
        <w:ind w:leftChars="0"/>
        <w:rPr>
          <w:szCs w:val="20"/>
        </w:rPr>
      </w:pPr>
      <w:proofErr w:type="gramStart"/>
      <w:r w:rsidRPr="3285C26C">
        <w:rPr>
          <w:rFonts w:ascii="맑은 고딕" w:eastAsia="맑은 고딕" w:hAnsi="맑은 고딕" w:cs="맑은 고딕"/>
          <w:szCs w:val="20"/>
        </w:rPr>
        <w:t>개발 :</w:t>
      </w:r>
      <w:proofErr w:type="gramEnd"/>
      <w:r w:rsidRPr="3285C26C">
        <w:rPr>
          <w:rFonts w:ascii="맑은 고딕" w:eastAsia="맑은 고딕" w:hAnsi="맑은 고딕" w:cs="맑은 고딕"/>
          <w:szCs w:val="20"/>
        </w:rPr>
        <w:t xml:space="preserve"> 차단 보안솔루션 없으니, 예외처리 신청 불필요(현재 기준)</w:t>
      </w:r>
    </w:p>
    <w:p w14:paraId="7A4A069B" w14:textId="481E4BAF" w:rsidR="3285C26C" w:rsidRDefault="3285C26C" w:rsidP="3285C26C">
      <w:pPr>
        <w:pStyle w:val="a3"/>
        <w:numPr>
          <w:ilvl w:val="2"/>
          <w:numId w:val="2"/>
        </w:numPr>
        <w:ind w:leftChars="0"/>
        <w:rPr>
          <w:szCs w:val="20"/>
        </w:rPr>
      </w:pPr>
      <w:proofErr w:type="gramStart"/>
      <w:r w:rsidRPr="3285C26C">
        <w:rPr>
          <w:rFonts w:ascii="맑은 고딕" w:eastAsia="맑은 고딕" w:hAnsi="맑은 고딕" w:cs="맑은 고딕"/>
          <w:szCs w:val="20"/>
        </w:rPr>
        <w:t>상용 :</w:t>
      </w:r>
      <w:proofErr w:type="gramEnd"/>
      <w:r w:rsidRPr="3285C26C">
        <w:rPr>
          <w:rFonts w:ascii="맑은 고딕" w:eastAsia="맑은 고딕" w:hAnsi="맑은 고딕" w:cs="맑은 고딕"/>
          <w:szCs w:val="20"/>
        </w:rPr>
        <w:t xml:space="preserve"> 보안솔루션에서 차단될 수 있으니 사전 예외처리 신청 필요</w:t>
      </w:r>
    </w:p>
    <w:p w14:paraId="5412453F" w14:textId="4B4F2540" w:rsidR="3285C26C" w:rsidRDefault="3285C26C" w:rsidP="3285C26C">
      <w:r>
        <w:t>---------------------------------------------------------------------------------------------------</w:t>
      </w:r>
    </w:p>
    <w:p w14:paraId="4B84DD44" w14:textId="1935E15F" w:rsidR="3285C26C" w:rsidRDefault="3285C26C" w:rsidP="3285C26C"/>
    <w:p w14:paraId="7EBE196F" w14:textId="16BE131A" w:rsidR="3285C26C" w:rsidRDefault="3285C26C" w:rsidP="3285C26C"/>
    <w:p w14:paraId="54931A13" w14:textId="425C9E0F" w:rsidR="3285C26C" w:rsidRDefault="3285C26C" w:rsidP="3285C26C"/>
    <w:p w14:paraId="5C8746B7" w14:textId="56476A81" w:rsidR="504FB25A" w:rsidRDefault="504FB25A" w:rsidP="079E0A66">
      <w:pPr>
        <w:rPr>
          <w:rFonts w:ascii="맑은 고딕" w:eastAsia="맑은 고딕" w:hAnsi="맑은 고딕" w:cs="맑은 고딕"/>
          <w:szCs w:val="20"/>
        </w:rPr>
      </w:pPr>
      <w:proofErr w:type="spellStart"/>
      <w:r w:rsidRPr="079E0A66">
        <w:rPr>
          <w:rFonts w:ascii="맑은 고딕" w:eastAsia="맑은 고딕" w:hAnsi="맑은 고딕" w:cs="맑은 고딕"/>
          <w:szCs w:val="20"/>
        </w:rPr>
        <w:t>nmap</w:t>
      </w:r>
      <w:proofErr w:type="spellEnd"/>
      <w:r w:rsidRPr="079E0A66">
        <w:rPr>
          <w:rFonts w:ascii="맑은 고딕" w:eastAsia="맑은 고딕" w:hAnsi="맑은 고딕" w:cs="맑은 고딕"/>
          <w:szCs w:val="20"/>
        </w:rPr>
        <w:t xml:space="preserve"> -T4 -O -v -A -</w:t>
      </w:r>
      <w:proofErr w:type="spellStart"/>
      <w:r w:rsidRPr="079E0A66">
        <w:rPr>
          <w:rFonts w:ascii="맑은 고딕" w:eastAsia="맑은 고딕" w:hAnsi="맑은 고딕" w:cs="맑은 고딕"/>
          <w:szCs w:val="20"/>
        </w:rPr>
        <w:t>oA</w:t>
      </w:r>
      <w:proofErr w:type="spellEnd"/>
      <w:r w:rsidRPr="079E0A66">
        <w:rPr>
          <w:rFonts w:ascii="맑은 고딕" w:eastAsia="맑은 고딕" w:hAnsi="맑은 고딕" w:cs="맑은 고딕"/>
          <w:szCs w:val="20"/>
        </w:rPr>
        <w:t xml:space="preserve"> C:\[경로]\[저장파일명.xml] [대상]</w:t>
      </w:r>
    </w:p>
    <w:p w14:paraId="371ADDA7" w14:textId="785564CF" w:rsidR="67DBCCCC" w:rsidRDefault="67DBCCCC" w:rsidP="079E0A66">
      <w:pPr>
        <w:rPr>
          <w:rFonts w:ascii="맑은 고딕" w:eastAsia="맑은 고딕" w:hAnsi="맑은 고딕" w:cs="맑은 고딕"/>
          <w:szCs w:val="20"/>
        </w:rPr>
      </w:pPr>
      <w:r w:rsidRPr="079E0A66">
        <w:rPr>
          <w:rFonts w:ascii="맑은 고딕" w:eastAsia="맑은 고딕" w:hAnsi="맑은 고딕" w:cs="맑은 고딕"/>
          <w:szCs w:val="20"/>
        </w:rPr>
        <w:t>Ex)DMP 결과</w:t>
      </w:r>
    </w:p>
    <w:p w14:paraId="5B5DB390" w14:textId="277537DF" w:rsidR="67DBCCCC" w:rsidRDefault="0022E786" w:rsidP="079E0A66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3DCD6931" wp14:editId="32E86716">
            <wp:extent cx="4572000" cy="2352675"/>
            <wp:effectExtent l="0" t="0" r="0" b="0"/>
            <wp:docPr id="1877223159" name="그림 187722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9D94" w14:textId="77777777" w:rsidR="000379B1" w:rsidRPr="00BA4186" w:rsidRDefault="000379B1" w:rsidP="389A6B53">
      <w:pPr>
        <w:rPr>
          <w:rFonts w:ascii="맑은 고딕" w:eastAsia="맑은 고딕" w:hAnsi="맑은 고딕"/>
          <w:color w:val="212121"/>
          <w:shd w:val="clear" w:color="auto" w:fill="FFFFFF"/>
        </w:rPr>
      </w:pPr>
    </w:p>
    <w:p w14:paraId="52EA1F36" w14:textId="3E199108" w:rsidR="25A7432F" w:rsidRDefault="25A7432F" w:rsidP="389A6B53">
      <w:pPr>
        <w:rPr>
          <w:rFonts w:ascii="맑은 고딕" w:eastAsia="맑은 고딕" w:hAnsi="맑은 고딕"/>
          <w:color w:val="212121"/>
        </w:rPr>
      </w:pPr>
      <w:r w:rsidRPr="389A6B53">
        <w:rPr>
          <w:rFonts w:ascii="맑은 고딕" w:eastAsia="맑은 고딕" w:hAnsi="맑은 고딕"/>
          <w:color w:val="212121"/>
        </w:rPr>
        <w:t>* OA망에서 스캐닝을 수행하</w:t>
      </w:r>
      <w:r w:rsidR="68798AEB" w:rsidRPr="389A6B53">
        <w:rPr>
          <w:rFonts w:ascii="맑은 고딕" w:eastAsia="맑은 고딕" w:hAnsi="맑은 고딕"/>
          <w:color w:val="212121"/>
        </w:rPr>
        <w:t>되</w:t>
      </w:r>
      <w:r w:rsidRPr="389A6B53">
        <w:rPr>
          <w:rFonts w:ascii="맑은 고딕" w:eastAsia="맑은 고딕" w:hAnsi="맑은 고딕"/>
          <w:color w:val="212121"/>
        </w:rPr>
        <w:t xml:space="preserve"> 웹 포트 외 불필요한 포트가 확인되는 경우</w:t>
      </w:r>
      <w:r>
        <w:br/>
      </w:r>
      <w:r w:rsidR="453C1F54" w:rsidRPr="389A6B53">
        <w:rPr>
          <w:rFonts w:ascii="맑은 고딕" w:eastAsia="맑은 고딕" w:hAnsi="맑은 고딕"/>
          <w:color w:val="212121"/>
        </w:rPr>
        <w:t xml:space="preserve">  </w:t>
      </w:r>
      <w:r w:rsidRPr="389A6B53">
        <w:rPr>
          <w:rFonts w:ascii="맑은 고딕" w:eastAsia="맑은 고딕" w:hAnsi="맑은 고딕"/>
          <w:color w:val="212121"/>
        </w:rPr>
        <w:t>외부</w:t>
      </w:r>
      <w:r w:rsidR="54ED54EF" w:rsidRPr="389A6B53">
        <w:rPr>
          <w:rFonts w:ascii="맑은 고딕" w:eastAsia="맑은 고딕" w:hAnsi="맑은 고딕"/>
          <w:color w:val="212121"/>
        </w:rPr>
        <w:t>망</w:t>
      </w:r>
      <w:r w:rsidRPr="389A6B53">
        <w:rPr>
          <w:rFonts w:ascii="맑은 고딕" w:eastAsia="맑은 고딕" w:hAnsi="맑은 고딕"/>
          <w:color w:val="212121"/>
        </w:rPr>
        <w:t>에서</w:t>
      </w:r>
      <w:r w:rsidR="34CDE990" w:rsidRPr="389A6B53">
        <w:rPr>
          <w:rFonts w:ascii="맑은 고딕" w:eastAsia="맑은 고딕" w:hAnsi="맑은 고딕"/>
          <w:color w:val="212121"/>
        </w:rPr>
        <w:t xml:space="preserve"> </w:t>
      </w:r>
      <w:r w:rsidR="37E12762" w:rsidRPr="389A6B53">
        <w:rPr>
          <w:rFonts w:ascii="맑은 고딕" w:eastAsia="맑은 고딕" w:hAnsi="맑은 고딕"/>
          <w:color w:val="212121"/>
        </w:rPr>
        <w:t xml:space="preserve">스캐닝 </w:t>
      </w:r>
      <w:proofErr w:type="spellStart"/>
      <w:r w:rsidR="0B015C70" w:rsidRPr="389A6B53">
        <w:rPr>
          <w:rFonts w:ascii="맑은 고딕" w:eastAsia="맑은 고딕" w:hAnsi="맑은 고딕"/>
          <w:color w:val="212121"/>
        </w:rPr>
        <w:t>재</w:t>
      </w:r>
      <w:r w:rsidR="4620BA77" w:rsidRPr="389A6B53">
        <w:rPr>
          <w:rFonts w:ascii="맑은 고딕" w:eastAsia="맑은 고딕" w:hAnsi="맑은 고딕"/>
          <w:color w:val="212121"/>
        </w:rPr>
        <w:t>수행</w:t>
      </w:r>
      <w:proofErr w:type="spellEnd"/>
    </w:p>
    <w:p w14:paraId="5BF80B8F" w14:textId="4767DA52" w:rsidR="389A6B53" w:rsidRDefault="389A6B53" w:rsidP="389A6B53">
      <w:pPr>
        <w:rPr>
          <w:rFonts w:ascii="맑은 고딕" w:eastAsia="맑은 고딕" w:hAnsi="맑은 고딕"/>
          <w:color w:val="212121"/>
        </w:rPr>
      </w:pPr>
    </w:p>
    <w:p w14:paraId="2904797A" w14:textId="35985356" w:rsidR="00BA4186" w:rsidRPr="00BA4186" w:rsidRDefault="00BA4186" w:rsidP="00E9754B">
      <w:pPr>
        <w:pStyle w:val="10"/>
        <w:rPr>
          <w:shd w:val="clear" w:color="auto" w:fill="FFFFFF"/>
        </w:rPr>
      </w:pPr>
      <w:r w:rsidRPr="00BA4186">
        <w:rPr>
          <w:rFonts w:hint="eastAsia"/>
          <w:shd w:val="clear" w:color="auto" w:fill="FFFFFF"/>
        </w:rPr>
        <w:t>5</w:t>
      </w:r>
      <w:r w:rsidRPr="00BA4186">
        <w:rPr>
          <w:shd w:val="clear" w:color="auto" w:fill="FFFFFF"/>
        </w:rPr>
        <w:t xml:space="preserve">. </w:t>
      </w:r>
      <w:r w:rsidRPr="00BA4186">
        <w:rPr>
          <w:rFonts w:cs="Times New Roman"/>
          <w:sz w:val="14"/>
          <w:szCs w:val="14"/>
          <w:shd w:val="clear" w:color="auto" w:fill="FFFFFF"/>
        </w:rPr>
        <w:t> </w:t>
      </w:r>
      <w:r w:rsidRPr="00BA4186">
        <w:rPr>
          <w:rFonts w:hint="eastAsia"/>
          <w:shd w:val="clear" w:color="auto" w:fill="FFFFFF"/>
        </w:rPr>
        <w:t>에디터 등의 설정 파일 혹은 서버 디폴트 페이지 노출</w:t>
      </w:r>
    </w:p>
    <w:p w14:paraId="2FC1D433" w14:textId="6A16E2F9" w:rsidR="00BA4186" w:rsidRPr="00BA4186" w:rsidRDefault="00D70CD6" w:rsidP="00D70CD6">
      <w:pPr>
        <w:pStyle w:val="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가)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 xml:space="preserve">불필요한 </w:t>
      </w:r>
      <w:r w:rsidR="004C6062">
        <w:rPr>
          <w:rFonts w:hint="eastAsia"/>
          <w:shd w:val="clear" w:color="auto" w:fill="FFFFFF"/>
        </w:rPr>
        <w:t>페이지</w:t>
      </w:r>
      <w:r>
        <w:rPr>
          <w:rFonts w:hint="eastAsia"/>
          <w:shd w:val="clear" w:color="auto" w:fill="FFFFFF"/>
        </w:rPr>
        <w:t xml:space="preserve"> 노출 여부</w:t>
      </w:r>
    </w:p>
    <w:p w14:paraId="4002540E" w14:textId="77777777" w:rsidR="00BA4186" w:rsidRPr="00BA4186" w:rsidRDefault="00BA4186" w:rsidP="00BA4186">
      <w:pPr>
        <w:widowControl/>
        <w:shd w:val="clear" w:color="auto" w:fill="FFFFFF"/>
        <w:wordWrap/>
        <w:autoSpaceDE/>
        <w:autoSpaceDN/>
        <w:spacing w:after="0" w:line="240" w:lineRule="auto"/>
        <w:ind w:left="1600" w:hanging="400"/>
        <w:rPr>
          <w:rFonts w:ascii="맑은 고딕" w:eastAsia="맑은 고딕" w:hAnsi="맑은 고딕" w:cs="굴림"/>
          <w:color w:val="212121"/>
          <w:kern w:val="0"/>
          <w:szCs w:val="20"/>
        </w:rPr>
      </w:pPr>
      <w:proofErr w:type="gramStart"/>
      <w:r w:rsidRPr="00BA4186">
        <w:rPr>
          <w:rFonts w:ascii="맑은 고딕" w:eastAsia="맑은 고딕" w:hAnsi="맑은 고딕" w:cs="굴림"/>
          <w:color w:val="212121"/>
          <w:kern w:val="0"/>
          <w:szCs w:val="20"/>
        </w:rPr>
        <w:t>u</w:t>
      </w:r>
      <w:r w:rsidRPr="00BA4186">
        <w:rPr>
          <w:rFonts w:ascii="맑은 고딕" w:eastAsia="맑은 고딕" w:hAnsi="맑은 고딕" w:cs="Times New Roman"/>
          <w:color w:val="212121"/>
          <w:kern w:val="0"/>
          <w:sz w:val="14"/>
          <w:szCs w:val="14"/>
        </w:rPr>
        <w:t>  </w:t>
      </w:r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>정적</w:t>
      </w:r>
      <w:proofErr w:type="gramEnd"/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 xml:space="preserve"> 및 동적으로 코드 확인</w:t>
      </w:r>
    </w:p>
    <w:p w14:paraId="345F726E" w14:textId="0B0E6C03" w:rsidR="00BA4186" w:rsidRDefault="00BA4186" w:rsidP="00BA4186">
      <w:pPr>
        <w:widowControl/>
        <w:shd w:val="clear" w:color="auto" w:fill="FFFFFF"/>
        <w:wordWrap/>
        <w:autoSpaceDE/>
        <w:autoSpaceDN/>
        <w:spacing w:after="0" w:line="240" w:lineRule="auto"/>
        <w:ind w:left="1600" w:hanging="400"/>
        <w:rPr>
          <w:rFonts w:ascii="맑은 고딕" w:eastAsia="맑은 고딕" w:hAnsi="맑은 고딕" w:cs="굴림"/>
          <w:color w:val="212121"/>
          <w:kern w:val="0"/>
          <w:szCs w:val="20"/>
        </w:rPr>
      </w:pPr>
      <w:proofErr w:type="gramStart"/>
      <w:r w:rsidRPr="00BA4186">
        <w:rPr>
          <w:rFonts w:ascii="맑은 고딕" w:eastAsia="맑은 고딕" w:hAnsi="맑은 고딕" w:cs="굴림"/>
          <w:color w:val="212121"/>
          <w:kern w:val="0"/>
          <w:szCs w:val="20"/>
        </w:rPr>
        <w:t>u</w:t>
      </w:r>
      <w:r w:rsidRPr="00BA4186">
        <w:rPr>
          <w:rFonts w:ascii="맑은 고딕" w:eastAsia="맑은 고딕" w:hAnsi="맑은 고딕" w:cs="Times New Roman"/>
          <w:color w:val="212121"/>
          <w:kern w:val="0"/>
          <w:sz w:val="14"/>
          <w:szCs w:val="14"/>
        </w:rPr>
        <w:t>  </w:t>
      </w:r>
      <w:proofErr w:type="spellStart"/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>DirBuster</w:t>
      </w:r>
      <w:proofErr w:type="spellEnd"/>
      <w:proofErr w:type="gramEnd"/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>에 사용할 수 있는 크리티컬 디폴트 페이지 DB 생성하여 적용</w:t>
      </w:r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br/>
        <w:t>(HEAD로 점검 후 존재 시 추가 점검)</w:t>
      </w:r>
    </w:p>
    <w:p w14:paraId="435264BD" w14:textId="452E7BE5" w:rsidR="004C6062" w:rsidRDefault="004C6062" w:rsidP="004C6062">
      <w:pPr>
        <w:pStyle w:val="30"/>
        <w:ind w:left="1000" w:hanging="40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D</w:t>
      </w:r>
      <w:r>
        <w:t>irBuster</w:t>
      </w:r>
    </w:p>
    <w:p w14:paraId="2353E8B8" w14:textId="7E1C547E" w:rsidR="004C6062" w:rsidRDefault="004C6062" w:rsidP="004C6062">
      <w:r>
        <w:tab/>
      </w:r>
      <w:hyperlink r:id="rId27" w:history="1">
        <w:r>
          <w:rPr>
            <w:rStyle w:val="a5"/>
          </w:rPr>
          <w:t>https://sourceforge.net/projects/dirbuster/</w:t>
        </w:r>
      </w:hyperlink>
      <w:r>
        <w:t xml:space="preserve"> </w:t>
      </w:r>
    </w:p>
    <w:p w14:paraId="1FE25771" w14:textId="1187E8B5" w:rsidR="004C6062" w:rsidRDefault="004C6062" w:rsidP="004C6062">
      <w:r>
        <w:tab/>
      </w:r>
    </w:p>
    <w:p w14:paraId="25F71BAE" w14:textId="2EC825E1" w:rsidR="004C6062" w:rsidRDefault="004C6062" w:rsidP="004C6062">
      <w:r>
        <w:tab/>
        <w:t xml:space="preserve">Dir </w:t>
      </w:r>
      <w:r>
        <w:rPr>
          <w:rFonts w:hint="eastAsia"/>
        </w:rPr>
        <w:t>설치 및 사용법 블로그</w:t>
      </w:r>
    </w:p>
    <w:p w14:paraId="6A0CD13E" w14:textId="4F61EAE6" w:rsidR="004C6062" w:rsidRDefault="004C6062" w:rsidP="004C6062">
      <w:r>
        <w:tab/>
      </w:r>
      <w:hyperlink r:id="rId28" w:history="1">
        <w:r>
          <w:rPr>
            <w:rStyle w:val="a5"/>
          </w:rPr>
          <w:t>http://blog.naver.com/taeyoun795/220576835213</w:t>
        </w:r>
      </w:hyperlink>
    </w:p>
    <w:p w14:paraId="7A7D624D" w14:textId="373121A1" w:rsidR="004C6062" w:rsidRDefault="004C6062" w:rsidP="004C6062"/>
    <w:p w14:paraId="72E3E87D" w14:textId="49B1184C" w:rsidR="004C6062" w:rsidRDefault="004C6062" w:rsidP="004C6062">
      <w:r>
        <w:lastRenderedPageBreak/>
        <w:tab/>
      </w:r>
      <w:r>
        <w:rPr>
          <w:rFonts w:hint="eastAsia"/>
        </w:rPr>
        <w:t xml:space="preserve">취약점 </w:t>
      </w:r>
      <w:r>
        <w:t xml:space="preserve">List </w:t>
      </w:r>
      <w:r>
        <w:rPr>
          <w:rFonts w:hint="eastAsia"/>
        </w:rPr>
        <w:t>업데이트 후 사용 예정</w:t>
      </w:r>
    </w:p>
    <w:p w14:paraId="29FDFBD2" w14:textId="77777777" w:rsidR="004C6062" w:rsidRPr="004C6062" w:rsidRDefault="004C6062" w:rsidP="004C6062"/>
    <w:p w14:paraId="5AA12C28" w14:textId="7427E05B" w:rsidR="00E9754B" w:rsidRDefault="00E9754B" w:rsidP="00BA4186">
      <w:pPr>
        <w:widowControl/>
        <w:shd w:val="clear" w:color="auto" w:fill="FFFFFF"/>
        <w:wordWrap/>
        <w:autoSpaceDE/>
        <w:autoSpaceDN/>
        <w:spacing w:after="0" w:line="240" w:lineRule="auto"/>
        <w:ind w:left="1600" w:hanging="400"/>
        <w:rPr>
          <w:rFonts w:ascii="맑은 고딕" w:eastAsia="맑은 고딕" w:hAnsi="맑은 고딕" w:cs="굴림"/>
          <w:color w:val="212121"/>
          <w:kern w:val="0"/>
          <w:szCs w:val="20"/>
        </w:rPr>
      </w:pPr>
    </w:p>
    <w:p w14:paraId="38D6FD7E" w14:textId="227869E2" w:rsidR="00E9754B" w:rsidRDefault="00D70CD6" w:rsidP="00D70CD6">
      <w:pPr>
        <w:pStyle w:val="20"/>
      </w:pPr>
      <w:r>
        <w:rPr>
          <w:rFonts w:hint="eastAsia"/>
        </w:rPr>
        <w:t>나)</w:t>
      </w:r>
      <w:r>
        <w:t xml:space="preserve"> </w:t>
      </w:r>
      <w:r>
        <w:rPr>
          <w:rFonts w:hint="eastAsia"/>
        </w:rPr>
        <w:t>불필요한 파일 노출 여부</w:t>
      </w:r>
    </w:p>
    <w:p w14:paraId="0082C57E" w14:textId="3D799061" w:rsidR="00D70CD6" w:rsidRDefault="00D70CD6" w:rsidP="00D70CD6">
      <w:pPr>
        <w:pStyle w:val="30"/>
        <w:ind w:left="1000" w:hanging="4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취약점 설명</w:t>
      </w:r>
    </w:p>
    <w:p w14:paraId="78863D0A" w14:textId="523F2CED" w:rsidR="00D70CD6" w:rsidRDefault="00D70CD6" w:rsidP="00D70CD6">
      <w:pPr>
        <w:pStyle w:val="1"/>
        <w:numPr>
          <w:ilvl w:val="0"/>
          <w:numId w:val="0"/>
        </w:numPr>
        <w:ind w:left="1108"/>
      </w:pPr>
      <w:r>
        <w:t>임시파일, 디폴트페이지, 백업파일 등에 접근이 가능하여 민감한 정보가 노출되는 취약점. 프로그램 인스톨 시 자동 설치되는 디폴트페이지는 시스템 관련 정보를 외부에 노출시킴. 또한 백업파일은 일반 적인 Text 형태로 소스코드를 확인 가능함. 이러한 정보들은 2차 공격에 악용될 수 있음</w:t>
      </w:r>
      <w:r>
        <w:tab/>
      </w:r>
    </w:p>
    <w:p w14:paraId="3C9F9A98" w14:textId="392292B1" w:rsidR="004C324F" w:rsidRDefault="004C324F" w:rsidP="004C324F">
      <w:pPr>
        <w:pStyle w:val="30"/>
        <w:ind w:left="1000" w:hanging="400"/>
      </w:pPr>
      <w:r>
        <w:t xml:space="preserve">2. </w:t>
      </w:r>
      <w:r>
        <w:rPr>
          <w:rFonts w:hint="eastAsia"/>
        </w:rPr>
        <w:t>진단방법 및 판단기준</w:t>
      </w:r>
    </w:p>
    <w:p w14:paraId="201A3E2C" w14:textId="77777777" w:rsidR="004C324F" w:rsidRDefault="004C324F" w:rsidP="004C324F">
      <w:pPr>
        <w:pStyle w:val="1"/>
        <w:numPr>
          <w:ilvl w:val="0"/>
          <w:numId w:val="0"/>
        </w:numPr>
        <w:ind w:left="800"/>
      </w:pPr>
      <w:r>
        <w:rPr>
          <w:rFonts w:hint="eastAsia"/>
        </w:rPr>
        <w:t>웹 루트 디렉터리 내 웹 서비스에 불필요한 확장자 임시파일, 디폴트페이지, 샘플페이지, 백업파일 등이 노출되면 취약</w:t>
      </w:r>
    </w:p>
    <w:p w14:paraId="29CFF2A8" w14:textId="620AB684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s</w:t>
      </w:r>
      <w:r>
        <w:t xml:space="preserve">tep 1 </w:t>
      </w:r>
      <w:r>
        <w:rPr>
          <w:rFonts w:hint="eastAsia"/>
        </w:rPr>
        <w:t>웹 서버 운영상 불필요한 파일</w:t>
      </w:r>
    </w:p>
    <w:p w14:paraId="5008E315" w14:textId="156FCF3A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noProof/>
        </w:rPr>
        <w:drawing>
          <wp:inline distT="0" distB="0" distL="0" distR="0" wp14:anchorId="7D6DB0DE" wp14:editId="6FC0D19F">
            <wp:extent cx="4067175" cy="1606109"/>
            <wp:effectExtent l="19050" t="19050" r="9525" b="13335"/>
            <wp:docPr id="36" name="그림 36" descr="이미지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9" descr="이미지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13" cy="161011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A4AF54" w14:textId="50E0B0ED" w:rsidR="00D70CD6" w:rsidRPr="004C324F" w:rsidRDefault="00D70CD6" w:rsidP="00D70CD6"/>
    <w:p w14:paraId="0F1F7A95" w14:textId="40817B48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t xml:space="preserve">2. </w:t>
      </w:r>
      <w:r>
        <w:rPr>
          <w:rFonts w:hint="eastAsia"/>
        </w:rPr>
        <w:t>s</w:t>
      </w:r>
      <w:r>
        <w:t xml:space="preserve">tep 2 </w:t>
      </w:r>
      <w:r>
        <w:rPr>
          <w:rFonts w:hint="eastAsia"/>
        </w:rPr>
        <w:t>불필요 페이지 존재 확인</w:t>
      </w:r>
    </w:p>
    <w:p w14:paraId="42634FEC" w14:textId="43B006F1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noProof/>
        </w:rPr>
        <w:lastRenderedPageBreak/>
        <w:drawing>
          <wp:inline distT="0" distB="0" distL="0" distR="0" wp14:anchorId="543457EA" wp14:editId="771D8CD0">
            <wp:extent cx="5374005" cy="2199640"/>
            <wp:effectExtent l="19050" t="19050" r="17145" b="10160"/>
            <wp:docPr id="35" name="그림 35" descr="이미지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0" descr="이미지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21996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071D4C" w14:textId="3BDA357D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3D42C8B0" w14:textId="60EFD0A0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s</w:t>
      </w:r>
      <w:r>
        <w:t xml:space="preserve">tep 3 </w:t>
      </w:r>
      <w:r>
        <w:rPr>
          <w:rFonts w:hint="eastAsia"/>
        </w:rPr>
        <w:t xml:space="preserve">다운로드 시 </w:t>
      </w:r>
      <w:proofErr w:type="gramStart"/>
      <w:r>
        <w:rPr>
          <w:rFonts w:hint="eastAsia"/>
        </w:rPr>
        <w:t>사용</w:t>
      </w:r>
      <w:r>
        <w:t xml:space="preserve"> </w:t>
      </w:r>
      <w:r>
        <w:rPr>
          <w:rFonts w:hint="eastAsia"/>
        </w:rPr>
        <w:t>되는</w:t>
      </w:r>
      <w:proofErr w:type="gramEnd"/>
      <w:r>
        <w:rPr>
          <w:rFonts w:hint="eastAsia"/>
        </w:rPr>
        <w:t xml:space="preserve"> 디폴트 페이지</w:t>
      </w:r>
    </w:p>
    <w:p w14:paraId="6B237EB6" w14:textId="0E84DC69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1A0855C7" w14:textId="56B7CDE4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noProof/>
        </w:rPr>
        <w:drawing>
          <wp:inline distT="0" distB="0" distL="0" distR="0" wp14:anchorId="646275B9" wp14:editId="304B2881">
            <wp:extent cx="5520690" cy="2820670"/>
            <wp:effectExtent l="19050" t="19050" r="22860" b="17780"/>
            <wp:docPr id="34" name="그림 34" descr="이미지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1" descr="이미지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28206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359C3E" w14:textId="09938732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6BF6840B" w14:textId="77777777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디폴트 페이지에 대해서는 파일 다운로드 참고.</w:t>
      </w:r>
    </w:p>
    <w:p w14:paraId="7BB62C4D" w14:textId="2E7F93AB" w:rsidR="004C324F" w:rsidRP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주로 사용되는 경로는 다음과 같음.</w:t>
      </w:r>
    </w:p>
    <w:p w14:paraId="0D15117A" w14:textId="7C4C3E99" w:rsidR="004C324F" w:rsidRDefault="004C324F" w:rsidP="004C324F">
      <w:pPr>
        <w:pStyle w:val="1"/>
        <w:numPr>
          <w:ilvl w:val="0"/>
          <w:numId w:val="0"/>
        </w:numPr>
        <w:ind w:firstLine="800"/>
      </w:pPr>
    </w:p>
    <w:tbl>
      <w:tblPr>
        <w:tblW w:w="8505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191"/>
        <w:gridCol w:w="6804"/>
      </w:tblGrid>
      <w:tr w:rsidR="004C324F" w14:paraId="1252EBBA" w14:textId="77777777" w:rsidTr="5DE2F9EF">
        <w:trPr>
          <w:tblHeader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40467C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DCAE35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종류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13F2B5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URL</w:t>
            </w:r>
          </w:p>
        </w:tc>
      </w:tr>
      <w:tr w:rsidR="004C324F" w14:paraId="7C17655F" w14:textId="77777777" w:rsidTr="5DE2F9EF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F1D3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E86B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FCKeditor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36A0" w14:textId="77777777" w:rsidR="004C324F" w:rsidRDefault="004C324F" w:rsidP="00D775F8">
            <w:r>
              <w:rPr>
                <w:rFonts w:hint="eastAsia"/>
              </w:rPr>
              <w:t>http://[호스트]/fckeditor/editor/filemanager/browser/default/browser.html?Type=Image&amp;Connector=connectors/jsp/connector.jsp</w:t>
            </w:r>
          </w:p>
        </w:tc>
      </w:tr>
      <w:tr w:rsidR="004C324F" w14:paraId="43B23824" w14:textId="77777777" w:rsidTr="5DE2F9EF">
        <w:tc>
          <w:tcPr>
            <w:tcW w:w="510" w:type="dxa"/>
            <w:vMerge/>
            <w:vAlign w:val="center"/>
            <w:hideMark/>
          </w:tcPr>
          <w:p w14:paraId="2898F821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0F73E554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8B19" w14:textId="77777777" w:rsidR="004C324F" w:rsidRDefault="004C324F" w:rsidP="00D775F8">
            <w:r>
              <w:rPr>
                <w:rFonts w:hint="eastAsia"/>
              </w:rPr>
              <w:t>http://[호스트]/fckeditor/editor/filemanager/browser/default/browser.html?Type=File&amp;Connector=[호스트]/fckeditor/editor/filemanager/connectors/jsp/connector.jsp?Command=GetFoldersAndFiles&amp;Type=Images&amp;CurrentFolder=</w:t>
            </w:r>
          </w:p>
        </w:tc>
      </w:tr>
      <w:tr w:rsidR="004C324F" w14:paraId="454FDB3E" w14:textId="77777777" w:rsidTr="5DE2F9EF">
        <w:tc>
          <w:tcPr>
            <w:tcW w:w="510" w:type="dxa"/>
            <w:vMerge/>
            <w:vAlign w:val="center"/>
            <w:hideMark/>
          </w:tcPr>
          <w:p w14:paraId="272092DF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27AF4E07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1344B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fckeditor</w:t>
            </w:r>
            <w:proofErr w:type="spellEnd"/>
            <w:r>
              <w:rPr>
                <w:rFonts w:hint="eastAsia"/>
              </w:rPr>
              <w:t>/editor/</w:t>
            </w:r>
            <w:proofErr w:type="spellStart"/>
            <w:r>
              <w:rPr>
                <w:rFonts w:hint="eastAsia"/>
              </w:rPr>
              <w:t>filemanager</w:t>
            </w:r>
            <w:proofErr w:type="spellEnd"/>
            <w:r>
              <w:rPr>
                <w:rFonts w:hint="eastAsia"/>
              </w:rPr>
              <w:t>/browser/default/browser.html</w:t>
            </w:r>
          </w:p>
        </w:tc>
      </w:tr>
      <w:tr w:rsidR="004C324F" w14:paraId="616099E9" w14:textId="77777777" w:rsidTr="5DE2F9EF">
        <w:tc>
          <w:tcPr>
            <w:tcW w:w="510" w:type="dxa"/>
            <w:vMerge/>
            <w:vAlign w:val="center"/>
            <w:hideMark/>
          </w:tcPr>
          <w:p w14:paraId="239AA3A1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7E84239D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2CDB" w14:textId="77777777" w:rsidR="004C324F" w:rsidRDefault="004C324F" w:rsidP="00D775F8">
            <w:r>
              <w:rPr>
                <w:rFonts w:hint="eastAsia"/>
              </w:rPr>
              <w:t>http://[호스트]/fckeditor/editor/filemanager/browser/default/connectors/test.html</w:t>
            </w:r>
          </w:p>
        </w:tc>
      </w:tr>
      <w:tr w:rsidR="004C324F" w14:paraId="0A3F948E" w14:textId="77777777" w:rsidTr="5DE2F9EF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5D01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5D5A3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CHeditor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CC19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cheditor</w:t>
            </w:r>
            <w:proofErr w:type="spellEnd"/>
            <w:r>
              <w:rPr>
                <w:rFonts w:hint="eastAsia"/>
              </w:rPr>
              <w:t>/insert_image.html</w:t>
            </w:r>
          </w:p>
        </w:tc>
      </w:tr>
      <w:tr w:rsidR="004C324F" w14:paraId="243687F7" w14:textId="77777777" w:rsidTr="5DE2F9EF">
        <w:tc>
          <w:tcPr>
            <w:tcW w:w="510" w:type="dxa"/>
            <w:vMerge/>
            <w:vAlign w:val="center"/>
            <w:hideMark/>
          </w:tcPr>
          <w:p w14:paraId="4432CB46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6BAD2567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CC9D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cheditor</w:t>
            </w:r>
            <w:proofErr w:type="spellEnd"/>
            <w:r>
              <w:rPr>
                <w:rFonts w:hint="eastAsia"/>
              </w:rPr>
              <w:t>/example/basic.html</w:t>
            </w:r>
          </w:p>
        </w:tc>
      </w:tr>
      <w:tr w:rsidR="004C324F" w14:paraId="01573464" w14:textId="77777777" w:rsidTr="5DE2F9EF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DBFB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61070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gmEditor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73E0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gmEditor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demo.php</w:t>
            </w:r>
            <w:proofErr w:type="spellEnd"/>
          </w:p>
        </w:tc>
      </w:tr>
      <w:tr w:rsidR="004C324F" w14:paraId="1A0A107D" w14:textId="77777777" w:rsidTr="5DE2F9EF">
        <w:tc>
          <w:tcPr>
            <w:tcW w:w="510" w:type="dxa"/>
            <w:vMerge/>
            <w:vAlign w:val="center"/>
            <w:hideMark/>
          </w:tcPr>
          <w:p w14:paraId="098195E8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4B6093E3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500E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gmEditor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upfile.php</w:t>
            </w:r>
            <w:proofErr w:type="spellEnd"/>
          </w:p>
        </w:tc>
      </w:tr>
      <w:tr w:rsidR="004C324F" w14:paraId="2586530D" w14:textId="77777777" w:rsidTr="5DE2F9EF">
        <w:tc>
          <w:tcPr>
            <w:tcW w:w="510" w:type="dxa"/>
            <w:vMerge/>
            <w:vAlign w:val="center"/>
            <w:hideMark/>
          </w:tcPr>
          <w:p w14:paraId="0F27585D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7375B02A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26EF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gmEditor</w:t>
            </w:r>
            <w:proofErr w:type="spellEnd"/>
            <w:r>
              <w:rPr>
                <w:rFonts w:hint="eastAsia"/>
              </w:rPr>
              <w:t>/upfile.htm</w:t>
            </w:r>
          </w:p>
        </w:tc>
      </w:tr>
      <w:tr w:rsidR="004C324F" w14:paraId="3882E440" w14:textId="77777777" w:rsidTr="5DE2F9EF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E45A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273D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Seditor</w:t>
            </w:r>
            <w:proofErr w:type="spellEnd"/>
            <w:r>
              <w:rPr>
                <w:rFonts w:hint="eastAsia"/>
              </w:rPr>
              <w:t xml:space="preserve"> (Smart Editor)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2122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SEditor</w:t>
            </w:r>
            <w:proofErr w:type="spellEnd"/>
            <w:r>
              <w:rPr>
                <w:rFonts w:hint="eastAsia"/>
              </w:rPr>
              <w:t>/imgupload.aspx</w:t>
            </w:r>
          </w:p>
        </w:tc>
      </w:tr>
      <w:tr w:rsidR="004C324F" w14:paraId="405B78D4" w14:textId="77777777" w:rsidTr="5DE2F9EF">
        <w:tc>
          <w:tcPr>
            <w:tcW w:w="510" w:type="dxa"/>
            <w:vMerge/>
            <w:vAlign w:val="center"/>
            <w:hideMark/>
          </w:tcPr>
          <w:p w14:paraId="107B4F5C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1191" w:type="dxa"/>
            <w:vMerge/>
            <w:vAlign w:val="center"/>
            <w:hideMark/>
          </w:tcPr>
          <w:p w14:paraId="65A0234F" w14:textId="77777777" w:rsidR="004C324F" w:rsidRDefault="004C324F" w:rsidP="00D775F8">
            <w:pPr>
              <w:spacing w:line="240" w:lineRule="auto"/>
              <w:jc w:val="left"/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71F4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SEditor</w:t>
            </w:r>
            <w:proofErr w:type="spellEnd"/>
            <w:r>
              <w:rPr>
                <w:rFonts w:hint="eastAsia"/>
              </w:rPr>
              <w:t>/imgupload.html</w:t>
            </w:r>
          </w:p>
        </w:tc>
      </w:tr>
      <w:tr w:rsidR="004C324F" w14:paraId="24427BC2" w14:textId="77777777" w:rsidTr="5DE2F9EF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3908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39D7B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Zeditor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4CA8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zEditor</w:t>
            </w:r>
            <w:proofErr w:type="spellEnd"/>
            <w:r>
              <w:rPr>
                <w:rFonts w:hint="eastAsia"/>
              </w:rPr>
              <w:t>/zEditor.html</w:t>
            </w:r>
          </w:p>
        </w:tc>
      </w:tr>
      <w:tr w:rsidR="004C324F" w14:paraId="39ABD924" w14:textId="77777777" w:rsidTr="5DE2F9EF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9A32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260B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cmEditor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181D" w14:textId="77777777" w:rsidR="004C324F" w:rsidRDefault="004C324F" w:rsidP="00D775F8">
            <w:r>
              <w:rPr>
                <w:rFonts w:hint="eastAsia"/>
              </w:rPr>
              <w:t>http://[호스트]/</w:t>
            </w:r>
            <w:proofErr w:type="spellStart"/>
            <w:r>
              <w:rPr>
                <w:rFonts w:hint="eastAsia"/>
              </w:rPr>
              <w:t>cmEditor</w:t>
            </w:r>
            <w:proofErr w:type="spellEnd"/>
            <w:r>
              <w:rPr>
                <w:rFonts w:hint="eastAsia"/>
              </w:rPr>
              <w:t>/Editor.html</w:t>
            </w:r>
          </w:p>
        </w:tc>
      </w:tr>
      <w:tr w:rsidR="004C324F" w14:paraId="61D7CAFE" w14:textId="77777777" w:rsidTr="5DE2F9EF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144C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4F66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기타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C0D6" w14:textId="77777777" w:rsidR="004C324F" w:rsidRDefault="004C324F" w:rsidP="00D775F8">
            <w:r>
              <w:rPr>
                <w:rFonts w:hint="eastAsia"/>
              </w:rPr>
              <w:t>http://www.victim.com/test.asp</w:t>
            </w:r>
          </w:p>
          <w:p w14:paraId="6879C834" w14:textId="77777777" w:rsidR="004C324F" w:rsidRDefault="004C324F" w:rsidP="00D775F8">
            <w:r>
              <w:rPr>
                <w:rFonts w:hint="eastAsia"/>
              </w:rPr>
              <w:t>http://www.victim.com/test.php</w:t>
            </w:r>
          </w:p>
          <w:p w14:paraId="2302537A" w14:textId="77777777" w:rsidR="004C324F" w:rsidRDefault="004C324F" w:rsidP="00D775F8">
            <w:r>
              <w:rPr>
                <w:rFonts w:hint="eastAsia"/>
              </w:rPr>
              <w:t>http://www.victim.com/test.jsp</w:t>
            </w:r>
          </w:p>
          <w:p w14:paraId="2B4927F8" w14:textId="77777777" w:rsidR="004C324F" w:rsidRDefault="004C324F" w:rsidP="00D775F8">
            <w:r>
              <w:rPr>
                <w:rFonts w:hint="eastAsia"/>
              </w:rPr>
              <w:t>http://www.victim.com/server-info</w:t>
            </w:r>
          </w:p>
          <w:p w14:paraId="308F14DC" w14:textId="77777777" w:rsidR="004C324F" w:rsidRDefault="004C324F" w:rsidP="00D775F8">
            <w:r>
              <w:rPr>
                <w:rFonts w:hint="eastAsia"/>
              </w:rPr>
              <w:t>http://www.victim.com/WEB-INF/web.xml</w:t>
            </w:r>
          </w:p>
          <w:p w14:paraId="7C200580" w14:textId="77777777" w:rsidR="004C324F" w:rsidRDefault="004C324F" w:rsidP="00D775F8">
            <w:r>
              <w:rPr>
                <w:rFonts w:hint="eastAsia"/>
              </w:rPr>
              <w:t>http://www.victim.com/dbcon.inc</w:t>
            </w:r>
          </w:p>
          <w:p w14:paraId="737FE793" w14:textId="77777777" w:rsidR="004C324F" w:rsidRDefault="004C324F" w:rsidP="00D775F8">
            <w:r>
              <w:rPr>
                <w:rFonts w:hint="eastAsia"/>
              </w:rPr>
              <w:lastRenderedPageBreak/>
              <w:t>http://www.victim.com/inc/dbcon.inc</w:t>
            </w:r>
          </w:p>
          <w:p w14:paraId="0CE3D7C9" w14:textId="77777777" w:rsidR="004C324F" w:rsidRDefault="004C324F" w:rsidP="00D775F8">
            <w:r>
              <w:rPr>
                <w:rFonts w:hint="eastAsia"/>
              </w:rPr>
              <w:t>http://www.victim.com/tomcat-docs</w:t>
            </w:r>
          </w:p>
          <w:p w14:paraId="1BD9E45B" w14:textId="77777777" w:rsidR="004C324F" w:rsidRDefault="004C324F" w:rsidP="00D775F8">
            <w:r>
              <w:rPr>
                <w:rFonts w:hint="eastAsia"/>
              </w:rPr>
              <w:t>http://www.victim.com/jsp-examples</w:t>
            </w:r>
          </w:p>
          <w:p w14:paraId="111A4297" w14:textId="77777777" w:rsidR="004C324F" w:rsidRDefault="004C324F" w:rsidP="00D775F8">
            <w:r>
              <w:rPr>
                <w:rFonts w:hint="eastAsia"/>
              </w:rPr>
              <w:t>http://www.victim.com/servlets-examples</w:t>
            </w:r>
          </w:p>
          <w:p w14:paraId="377951EE" w14:textId="77777777" w:rsidR="004C324F" w:rsidRDefault="004C324F" w:rsidP="00D775F8">
            <w:r>
              <w:rPr>
                <w:rFonts w:hint="eastAsia"/>
              </w:rPr>
              <w:t>http://www.victim.com/manual</w:t>
            </w:r>
          </w:p>
          <w:p w14:paraId="4448DE58" w14:textId="77777777" w:rsidR="004C324F" w:rsidRDefault="004C324F" w:rsidP="00D775F8">
            <w:r>
              <w:rPr>
                <w:rFonts w:hint="eastAsia"/>
              </w:rPr>
              <w:t>http://www.victim.com/cgi-bin</w:t>
            </w:r>
          </w:p>
          <w:p w14:paraId="3A86A95D" w14:textId="77777777" w:rsidR="004C324F" w:rsidRDefault="004C324F" w:rsidP="00D775F8">
            <w:r>
              <w:rPr>
                <w:rFonts w:hint="eastAsia"/>
              </w:rPr>
              <w:t>http://www.victim.com/iissamples</w:t>
            </w:r>
          </w:p>
          <w:p w14:paraId="5B1C34FE" w14:textId="77777777" w:rsidR="004C324F" w:rsidRDefault="004C324F" w:rsidP="00D775F8">
            <w:r>
              <w:rPr>
                <w:rFonts w:hint="eastAsia"/>
              </w:rPr>
              <w:t>http://www.victim.com/samples</w:t>
            </w:r>
          </w:p>
          <w:p w14:paraId="6429D6CD" w14:textId="77777777" w:rsidR="004C324F" w:rsidRDefault="004C324F" w:rsidP="00D775F8">
            <w:r>
              <w:rPr>
                <w:rFonts w:hint="eastAsia"/>
              </w:rPr>
              <w:t>http://www.victim.com/scripts</w:t>
            </w:r>
          </w:p>
          <w:p w14:paraId="34227135" w14:textId="77777777" w:rsidR="004C324F" w:rsidRDefault="004C324F" w:rsidP="00D775F8">
            <w:r>
              <w:rPr>
                <w:rFonts w:hint="eastAsia"/>
              </w:rPr>
              <w:t>http://www.victim.com/iisHelp</w:t>
            </w:r>
          </w:p>
          <w:p w14:paraId="285DC5F6" w14:textId="77777777" w:rsidR="004C324F" w:rsidRDefault="004C324F" w:rsidP="00D775F8">
            <w:r>
              <w:rPr>
                <w:rFonts w:hint="eastAsia"/>
              </w:rPr>
              <w:t>http://www.victim.com/IISAdmin</w:t>
            </w:r>
          </w:p>
          <w:p w14:paraId="308041B0" w14:textId="77777777" w:rsidR="004C324F" w:rsidRDefault="004C324F" w:rsidP="00D775F8">
            <w:r>
              <w:rPr>
                <w:rFonts w:hint="eastAsia"/>
              </w:rPr>
              <w:t>http://www.victim.com/Printers</w:t>
            </w:r>
          </w:p>
          <w:p w14:paraId="4364D62D" w14:textId="77777777" w:rsidR="004C324F" w:rsidRDefault="004C324F" w:rsidP="00D775F8">
            <w:r>
              <w:rPr>
                <w:rFonts w:hint="eastAsia"/>
              </w:rPr>
              <w:t>http://www.victim.com/phpinfo.php</w:t>
            </w:r>
          </w:p>
          <w:p w14:paraId="0E796301" w14:textId="77777777" w:rsidR="004C324F" w:rsidRDefault="004C324F" w:rsidP="00D775F8">
            <w:r>
              <w:rPr>
                <w:rFonts w:hint="eastAsia"/>
              </w:rPr>
              <w:t>http://www.victim.com/examples</w:t>
            </w:r>
          </w:p>
        </w:tc>
      </w:tr>
      <w:tr w:rsidR="004C324F" w14:paraId="7FEAB071" w14:textId="77777777" w:rsidTr="5DE2F9EF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363DE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FD35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불필요한 확장자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D7FD" w14:textId="77777777" w:rsidR="004C324F" w:rsidRDefault="004C324F" w:rsidP="00D775F8"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bak</w:t>
            </w:r>
            <w:proofErr w:type="spellEnd"/>
            <w:proofErr w:type="gramStart"/>
            <w:r>
              <w:rPr>
                <w:rFonts w:hint="eastAsia"/>
              </w:rPr>
              <w:t>, .backup</w:t>
            </w:r>
            <w:proofErr w:type="gramEnd"/>
            <w:r>
              <w:rPr>
                <w:rFonts w:hint="eastAsia"/>
              </w:rPr>
              <w:t>, .org, .old, .zip, .log, .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, .new, .txt, .</w:t>
            </w:r>
            <w:proofErr w:type="spellStart"/>
            <w:r>
              <w:rPr>
                <w:rFonts w:hint="eastAsia"/>
              </w:rPr>
              <w:t>tmp</w:t>
            </w:r>
            <w:proofErr w:type="spellEnd"/>
            <w:r>
              <w:rPr>
                <w:rFonts w:hint="eastAsia"/>
              </w:rPr>
              <w:t>, .temp</w:t>
            </w:r>
          </w:p>
        </w:tc>
      </w:tr>
      <w:tr w:rsidR="004C324F" w14:paraId="466B7F69" w14:textId="77777777" w:rsidTr="5DE2F9EF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FCD58" w14:textId="77777777" w:rsidR="004C324F" w:rsidRDefault="004C324F" w:rsidP="00D775F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9131" w14:textId="77777777" w:rsidR="004C324F" w:rsidRDefault="004C324F" w:rsidP="00D775F8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omo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F80A" w14:textId="77777777" w:rsidR="004C324F" w:rsidRDefault="004C324F" w:rsidP="00D775F8">
            <w:r>
              <w:rPr>
                <w:rFonts w:hint="eastAsia"/>
              </w:rPr>
              <w:t>http://[호스트]</w:t>
            </w:r>
            <w:r w:rsidRPr="00665488">
              <w:t>/admin/editor/manage/index.html</w:t>
            </w:r>
          </w:p>
        </w:tc>
      </w:tr>
    </w:tbl>
    <w:p w14:paraId="140A6627" w14:textId="2503A8A7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1869C96A" w14:textId="2D60AA92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707C6C51" w14:textId="3C470188" w:rsidR="004C324F" w:rsidRDefault="004C324F" w:rsidP="004C324F">
      <w:pPr>
        <w:pStyle w:val="30"/>
        <w:ind w:left="1000" w:hanging="40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진단 시 주의사항</w:t>
      </w:r>
    </w:p>
    <w:p w14:paraId="62948D08" w14:textId="77777777" w:rsidR="004C324F" w:rsidRDefault="004C324F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디폴트 경로에 있는 파일이 모두 불필요 한 것은 아니며 담당자를 통해 확인이 필요함</w:t>
      </w:r>
    </w:p>
    <w:p w14:paraId="0B129806" w14:textId="635EDAF2" w:rsidR="004C324F" w:rsidRP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49025BAB" w14:textId="622E493C" w:rsidR="004C324F" w:rsidRPr="004C324F" w:rsidRDefault="004C324F" w:rsidP="004C324F">
      <w:pPr>
        <w:pStyle w:val="30"/>
        <w:ind w:left="1000" w:hanging="400"/>
      </w:pPr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 xml:space="preserve">진단 </w:t>
      </w:r>
      <w:r>
        <w:t>TIP</w:t>
      </w:r>
    </w:p>
    <w:p w14:paraId="3A67771E" w14:textId="77777777" w:rsidR="004C324F" w:rsidRDefault="004C324F" w:rsidP="004C324F">
      <w:pPr>
        <w:pStyle w:val="1"/>
        <w:numPr>
          <w:ilvl w:val="0"/>
          <w:numId w:val="0"/>
        </w:numPr>
        <w:ind w:left="708"/>
      </w:pPr>
      <w:r>
        <w:rPr>
          <w:rFonts w:hint="eastAsia"/>
        </w:rPr>
        <w:t xml:space="preserve">위 표에 존재하지 않는 에디터 디폴트 경로는 해당 웹 서버에서 운영중인 에디터를 파악 후 해당 에디터를 다운로드 하여 경로를 참고하여 테스트를 </w:t>
      </w:r>
      <w:proofErr w:type="spellStart"/>
      <w:r>
        <w:rPr>
          <w:rFonts w:hint="eastAsia"/>
        </w:rPr>
        <w:t>하면됨</w:t>
      </w:r>
      <w:proofErr w:type="spellEnd"/>
      <w:r>
        <w:rPr>
          <w:rFonts w:hint="eastAsia"/>
        </w:rPr>
        <w:t>.</w:t>
      </w:r>
    </w:p>
    <w:p w14:paraId="07700FEF" w14:textId="77777777" w:rsidR="004C324F" w:rsidRDefault="004C324F" w:rsidP="004C324F">
      <w:pPr>
        <w:pStyle w:val="1"/>
        <w:numPr>
          <w:ilvl w:val="0"/>
          <w:numId w:val="0"/>
        </w:numPr>
        <w:ind w:left="708"/>
      </w:pPr>
    </w:p>
    <w:p w14:paraId="0A36D089" w14:textId="2E517E89" w:rsidR="004C324F" w:rsidRDefault="004C324F" w:rsidP="004C324F">
      <w:pPr>
        <w:pStyle w:val="1"/>
        <w:numPr>
          <w:ilvl w:val="0"/>
          <w:numId w:val="0"/>
        </w:numPr>
        <w:ind w:left="708"/>
      </w:pPr>
      <w:r>
        <w:rPr>
          <w:rFonts w:hint="eastAsia"/>
        </w:rPr>
        <w:t>웹 에디터의 디폴트 페이지가 존재할 경우 악성 파일 업로드가 가능할 수 있으며, 디폴트 페이지를 통해 업로드 시 절대경로 노출이 되는 경우도 존재해 악성 콘텐츠 취약점과 연계가 가능함.</w:t>
      </w:r>
    </w:p>
    <w:p w14:paraId="611FD484" w14:textId="7675961F" w:rsidR="004C324F" w:rsidRDefault="004C324F" w:rsidP="004C324F">
      <w:pPr>
        <w:pStyle w:val="30"/>
        <w:ind w:left="1000" w:hanging="40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참고자료</w:t>
      </w:r>
    </w:p>
    <w:p w14:paraId="67FAAE1F" w14:textId="77777777" w:rsidR="004C324F" w:rsidRPr="004C324F" w:rsidRDefault="004C324F" w:rsidP="004C324F">
      <w:r>
        <w:tab/>
      </w:r>
    </w:p>
    <w:tbl>
      <w:tblPr>
        <w:tblW w:w="945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"/>
        <w:gridCol w:w="1936"/>
        <w:gridCol w:w="6341"/>
        <w:gridCol w:w="672"/>
      </w:tblGrid>
      <w:tr w:rsidR="004C324F" w14:paraId="304B7B06" w14:textId="77777777" w:rsidTr="00D775F8">
        <w:trPr>
          <w:trHeight w:val="284"/>
          <w:tblHeader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16F6C1EB" w14:textId="77777777" w:rsidR="004C324F" w:rsidRDefault="004C324F" w:rsidP="00D775F8">
            <w:pPr>
              <w:pStyle w:val="12"/>
              <w:rPr>
                <w:kern w:val="2"/>
              </w:rPr>
            </w:pPr>
            <w:r>
              <w:rPr>
                <w:rFonts w:hint="eastAsia"/>
                <w:kern w:val="2"/>
              </w:rPr>
              <w:t>No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137A0201" w14:textId="77777777" w:rsidR="004C324F" w:rsidRDefault="004C324F" w:rsidP="00D775F8">
            <w:pPr>
              <w:pStyle w:val="12"/>
              <w:rPr>
                <w:kern w:val="2"/>
              </w:rPr>
            </w:pPr>
            <w:r>
              <w:rPr>
                <w:rFonts w:hint="eastAsia"/>
                <w:kern w:val="2"/>
              </w:rPr>
              <w:t>출처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4AABAB97" w14:textId="77777777" w:rsidR="004C324F" w:rsidRDefault="004C324F" w:rsidP="00D775F8">
            <w:pPr>
              <w:pStyle w:val="12"/>
              <w:rPr>
                <w:kern w:val="2"/>
              </w:rPr>
            </w:pPr>
            <w:r>
              <w:rPr>
                <w:rFonts w:hint="eastAsia"/>
                <w:kern w:val="2"/>
              </w:rPr>
              <w:t>참고 자료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6E2A7C8" w14:textId="77777777" w:rsidR="004C324F" w:rsidRDefault="004C324F" w:rsidP="00D775F8">
            <w:pPr>
              <w:pStyle w:val="12"/>
              <w:rPr>
                <w:kern w:val="2"/>
              </w:rPr>
            </w:pPr>
            <w:r>
              <w:rPr>
                <w:rFonts w:hint="eastAsia"/>
                <w:kern w:val="2"/>
              </w:rPr>
              <w:t>비고</w:t>
            </w:r>
          </w:p>
        </w:tc>
      </w:tr>
      <w:tr w:rsidR="004C324F" w14:paraId="398BC7AB" w14:textId="77777777" w:rsidTr="00D775F8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6713" w14:textId="77777777" w:rsidR="004C324F" w:rsidRDefault="004C324F" w:rsidP="00D775F8">
            <w:pPr>
              <w:pStyle w:val="13"/>
              <w:rPr>
                <w:kern w:val="2"/>
              </w:rPr>
            </w:pPr>
            <w:r>
              <w:rPr>
                <w:rFonts w:hint="eastAsia"/>
                <w:kern w:val="2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E3232" w14:textId="77777777" w:rsidR="004C324F" w:rsidRDefault="004C324F" w:rsidP="00D775F8">
            <w:pPr>
              <w:pStyle w:val="13"/>
              <w:rPr>
                <w:kern w:val="2"/>
              </w:rPr>
            </w:pPr>
            <w:r>
              <w:rPr>
                <w:rFonts w:hint="eastAsia"/>
                <w:kern w:val="2"/>
              </w:rPr>
              <w:t>KISA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9064" w14:textId="77777777" w:rsidR="004C324F" w:rsidRDefault="004C324F" w:rsidP="00D775F8">
            <w:pPr>
              <w:pStyle w:val="13"/>
              <w:jc w:val="left"/>
              <w:rPr>
                <w:kern w:val="2"/>
              </w:rPr>
            </w:pPr>
            <w:r>
              <w:rPr>
                <w:rFonts w:hint="eastAsia"/>
                <w:kern w:val="2"/>
              </w:rPr>
              <w:t>홈페이지 취약점 진단 제거 가이드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1934" w14:textId="77777777" w:rsidR="004C324F" w:rsidRDefault="004C324F" w:rsidP="00D775F8">
            <w:pPr>
              <w:pStyle w:val="13"/>
              <w:rPr>
                <w:kern w:val="2"/>
              </w:rPr>
            </w:pPr>
          </w:p>
        </w:tc>
      </w:tr>
      <w:tr w:rsidR="004C324F" w14:paraId="1282D7BA" w14:textId="77777777" w:rsidTr="00D775F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B48D" w14:textId="77777777" w:rsidR="004C324F" w:rsidRDefault="004C324F" w:rsidP="00D775F8">
            <w:pPr>
              <w:pStyle w:val="13"/>
              <w:rPr>
                <w:kern w:val="2"/>
              </w:rPr>
            </w:pPr>
            <w:r>
              <w:rPr>
                <w:rFonts w:hint="eastAsia"/>
                <w:kern w:val="2"/>
              </w:rPr>
              <w:t>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5F5E" w14:textId="77777777" w:rsidR="004C324F" w:rsidRDefault="004C324F" w:rsidP="00D775F8">
            <w:pPr>
              <w:pStyle w:val="13"/>
              <w:rPr>
                <w:kern w:val="2"/>
              </w:rPr>
            </w:pPr>
            <w:r>
              <w:rPr>
                <w:rFonts w:hint="eastAsia"/>
                <w:kern w:val="2"/>
              </w:rPr>
              <w:t>KISA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39F7" w14:textId="77777777" w:rsidR="004C324F" w:rsidRDefault="004C324F" w:rsidP="00D775F8">
            <w:pPr>
              <w:pStyle w:val="13"/>
              <w:jc w:val="left"/>
              <w:rPr>
                <w:kern w:val="2"/>
              </w:rPr>
            </w:pPr>
            <w:r>
              <w:rPr>
                <w:rFonts w:hint="eastAsia"/>
                <w:kern w:val="2"/>
              </w:rPr>
              <w:t>2017 주요통신기반시설 기술적 취약점 분석 평가 상세 가이드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A800" w14:textId="77777777" w:rsidR="004C324F" w:rsidRDefault="004C324F" w:rsidP="00D775F8">
            <w:pPr>
              <w:pStyle w:val="13"/>
              <w:rPr>
                <w:kern w:val="2"/>
              </w:rPr>
            </w:pPr>
          </w:p>
        </w:tc>
      </w:tr>
    </w:tbl>
    <w:p w14:paraId="180D0D37" w14:textId="0799DC6D" w:rsidR="004C324F" w:rsidRDefault="004C324F" w:rsidP="004C324F"/>
    <w:p w14:paraId="34AA05EF" w14:textId="461830F2" w:rsidR="004C324F" w:rsidRDefault="004C324F" w:rsidP="004C324F"/>
    <w:p w14:paraId="291A9B64" w14:textId="0E8E9F1D" w:rsidR="00041245" w:rsidRDefault="00041245" w:rsidP="004C324F">
      <w:proofErr w:type="spellStart"/>
      <w:r>
        <w:rPr>
          <w:rFonts w:hint="eastAsia"/>
        </w:rPr>
        <w:t>n</w:t>
      </w:r>
      <w:r>
        <w:t>amo</w:t>
      </w:r>
      <w:proofErr w:type="spellEnd"/>
      <w:r>
        <w:t xml:space="preserve"> </w:t>
      </w:r>
      <w:r>
        <w:rPr>
          <w:rFonts w:hint="eastAsia"/>
        </w:rPr>
        <w:t xml:space="preserve">에디터 관리자 페이지에 접속 </w:t>
      </w:r>
      <w:r>
        <w:t>(</w:t>
      </w:r>
      <w:r>
        <w:rPr>
          <w:rFonts w:hint="eastAsia"/>
        </w:rPr>
        <w:t xml:space="preserve">초기 계정 </w:t>
      </w:r>
      <w:r>
        <w:t>admin/1234</w:t>
      </w:r>
      <w:proofErr w:type="gramStart"/>
      <w:r>
        <w:t xml:space="preserve">)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통해 접속</w:t>
      </w:r>
    </w:p>
    <w:p w14:paraId="4D451131" w14:textId="142497EE" w:rsidR="004C324F" w:rsidRPr="004C324F" w:rsidRDefault="00041245" w:rsidP="004C324F">
      <w:r>
        <w:rPr>
          <w:noProof/>
        </w:rPr>
        <w:drawing>
          <wp:inline distT="0" distB="0" distL="0" distR="0" wp14:anchorId="5AE53ABC" wp14:editId="4553115D">
            <wp:extent cx="5731510" cy="2502535"/>
            <wp:effectExtent l="0" t="0" r="2540" b="0"/>
            <wp:docPr id="157560159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E7D8" w14:textId="619C087B" w:rsidR="004C324F" w:rsidRDefault="004C324F" w:rsidP="004C324F">
      <w:pPr>
        <w:pStyle w:val="1"/>
        <w:numPr>
          <w:ilvl w:val="0"/>
          <w:numId w:val="0"/>
        </w:numPr>
        <w:ind w:firstLine="800"/>
      </w:pPr>
    </w:p>
    <w:p w14:paraId="36135920" w14:textId="77777777" w:rsidR="00041245" w:rsidRPr="00041245" w:rsidRDefault="00041245" w:rsidP="000412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9FE4DAC" w14:textId="51B8555C" w:rsidR="004C324F" w:rsidRDefault="00041245" w:rsidP="004C324F">
      <w:pPr>
        <w:pStyle w:val="1"/>
        <w:numPr>
          <w:ilvl w:val="0"/>
          <w:numId w:val="0"/>
        </w:numPr>
        <w:ind w:firstLine="800"/>
      </w:pPr>
      <w:r>
        <w:rPr>
          <w:noProof/>
        </w:rPr>
        <w:lastRenderedPageBreak/>
        <w:drawing>
          <wp:inline distT="0" distB="0" distL="0" distR="0" wp14:anchorId="24FEDF09" wp14:editId="259AB5C7">
            <wp:extent cx="5731510" cy="6305552"/>
            <wp:effectExtent l="0" t="0" r="2540" b="0"/>
            <wp:docPr id="157955976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8563" w14:textId="79D5B903" w:rsidR="00041245" w:rsidRDefault="00041245" w:rsidP="00041245">
      <w:pPr>
        <w:pStyle w:val="1"/>
        <w:numPr>
          <w:ilvl w:val="0"/>
          <w:numId w:val="0"/>
        </w:numPr>
        <w:ind w:firstLine="800"/>
        <w:jc w:val="center"/>
      </w:pPr>
      <w:r>
        <w:rPr>
          <w:rFonts w:hint="eastAsia"/>
        </w:rPr>
        <w:t xml:space="preserve">(기업홈페이지 </w:t>
      </w:r>
      <w:r>
        <w:t xml:space="preserve">– </w:t>
      </w:r>
      <w:r>
        <w:rPr>
          <w:rFonts w:hint="eastAsia"/>
        </w:rPr>
        <w:t>관리자)</w:t>
      </w:r>
    </w:p>
    <w:p w14:paraId="17279E68" w14:textId="77777777" w:rsidR="00041245" w:rsidRDefault="00041245" w:rsidP="00041245">
      <w:pPr>
        <w:pStyle w:val="1"/>
        <w:numPr>
          <w:ilvl w:val="0"/>
          <w:numId w:val="0"/>
        </w:numPr>
        <w:ind w:firstLine="800"/>
        <w:jc w:val="center"/>
      </w:pPr>
    </w:p>
    <w:p w14:paraId="066610D8" w14:textId="575BE589" w:rsidR="00041245" w:rsidRDefault="00041245" w:rsidP="004C324F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>관리자 페이지에 접속 가능</w:t>
      </w:r>
    </w:p>
    <w:p w14:paraId="7B819D65" w14:textId="77777777" w:rsidR="00041245" w:rsidRDefault="00041245" w:rsidP="004C324F">
      <w:pPr>
        <w:pStyle w:val="1"/>
        <w:numPr>
          <w:ilvl w:val="0"/>
          <w:numId w:val="0"/>
        </w:numPr>
        <w:ind w:firstLine="800"/>
      </w:pPr>
    </w:p>
    <w:p w14:paraId="5604EDFD" w14:textId="77777777" w:rsidR="00041245" w:rsidRPr="004C324F" w:rsidRDefault="00041245" w:rsidP="004C324F">
      <w:pPr>
        <w:pStyle w:val="1"/>
        <w:numPr>
          <w:ilvl w:val="0"/>
          <w:numId w:val="0"/>
        </w:numPr>
        <w:ind w:firstLine="800"/>
      </w:pPr>
    </w:p>
    <w:p w14:paraId="46E379A4" w14:textId="77777777" w:rsidR="00E9754B" w:rsidRPr="00BA4186" w:rsidRDefault="00E9754B" w:rsidP="00BA4186">
      <w:pPr>
        <w:widowControl/>
        <w:shd w:val="clear" w:color="auto" w:fill="FFFFFF"/>
        <w:wordWrap/>
        <w:autoSpaceDE/>
        <w:autoSpaceDN/>
        <w:spacing w:after="0" w:line="240" w:lineRule="auto"/>
        <w:ind w:left="1600" w:hanging="400"/>
        <w:rPr>
          <w:rFonts w:ascii="맑은 고딕" w:eastAsia="맑은 고딕" w:hAnsi="맑은 고딕" w:cs="굴림"/>
          <w:color w:val="212121"/>
          <w:kern w:val="0"/>
          <w:szCs w:val="20"/>
        </w:rPr>
      </w:pPr>
    </w:p>
    <w:p w14:paraId="3CCF718B" w14:textId="2DA102D1" w:rsidR="00BA4186" w:rsidRPr="00BA4186" w:rsidRDefault="00BA4186" w:rsidP="00E9754B">
      <w:pPr>
        <w:pStyle w:val="10"/>
        <w:rPr>
          <w:shd w:val="clear" w:color="auto" w:fill="FFFFFF"/>
        </w:rPr>
      </w:pPr>
      <w:r w:rsidRPr="00BA4186">
        <w:lastRenderedPageBreak/>
        <w:t>6.</w:t>
      </w:r>
      <w:r w:rsidRPr="00BA4186">
        <w:rPr>
          <w:rFonts w:hint="eastAsia"/>
        </w:rPr>
        <w:t xml:space="preserve"> </w:t>
      </w:r>
      <w:r w:rsidRPr="00BA4186">
        <w:rPr>
          <w:rFonts w:hint="eastAsia"/>
          <w:shd w:val="clear" w:color="auto" w:fill="FFFFFF"/>
        </w:rPr>
        <w:t>서버 버전 정보, 디폴트 에러 페이지 노출</w:t>
      </w:r>
    </w:p>
    <w:p w14:paraId="24B42BB9" w14:textId="124EC353" w:rsidR="00BA4186" w:rsidRPr="00FD1B96" w:rsidRDefault="00BA4186" w:rsidP="00BA4186">
      <w:pPr>
        <w:rPr>
          <w:rFonts w:ascii="맑은 고딕" w:eastAsia="맑은 고딕" w:hAnsi="맑은 고딕"/>
          <w:b/>
          <w:bCs/>
          <w:color w:val="212121"/>
          <w:szCs w:val="20"/>
          <w:shd w:val="clear" w:color="auto" w:fill="FFFFFF"/>
        </w:rPr>
      </w:pPr>
      <w:r w:rsidRPr="00FD1B96">
        <w:rPr>
          <w:rFonts w:ascii="맑은 고딕" w:eastAsia="맑은 고딕" w:hAnsi="맑은 고딕" w:cs="Times New Roman"/>
          <w:b/>
          <w:bCs/>
          <w:color w:val="212121"/>
          <w:sz w:val="14"/>
          <w:szCs w:val="14"/>
          <w:shd w:val="clear" w:color="auto" w:fill="FFFFFF"/>
        </w:rPr>
        <w:t>-</w:t>
      </w:r>
      <w:proofErr w:type="gramStart"/>
      <w:r w:rsidRPr="00FD1B96">
        <w:rPr>
          <w:rFonts w:ascii="맑은 고딕" w:eastAsia="맑은 고딕" w:hAnsi="맑은 고딕" w:cs="Times New Roman"/>
          <w:b/>
          <w:bCs/>
          <w:color w:val="212121"/>
          <w:sz w:val="14"/>
          <w:szCs w:val="14"/>
          <w:shd w:val="clear" w:color="auto" w:fill="FFFFFF"/>
        </w:rPr>
        <w:t>&gt;  </w:t>
      </w:r>
      <w:r w:rsidRPr="00FD1B96">
        <w:rPr>
          <w:rFonts w:ascii="맑은 고딕" w:eastAsia="맑은 고딕" w:hAnsi="맑은 고딕" w:hint="eastAsia"/>
          <w:b/>
          <w:bCs/>
          <w:color w:val="212121"/>
          <w:szCs w:val="20"/>
          <w:shd w:val="clear" w:color="auto" w:fill="FFFFFF"/>
        </w:rPr>
        <w:t>크리티컬</w:t>
      </w:r>
      <w:proofErr w:type="gramEnd"/>
      <w:r w:rsidRPr="00FD1B96">
        <w:rPr>
          <w:rFonts w:ascii="맑은 고딕" w:eastAsia="맑은 고딕" w:hAnsi="맑은 고딕" w:hint="eastAsia"/>
          <w:b/>
          <w:bCs/>
          <w:color w:val="212121"/>
          <w:szCs w:val="20"/>
          <w:shd w:val="clear" w:color="auto" w:fill="FFFFFF"/>
        </w:rPr>
        <w:t xml:space="preserve"> 여부 파악 후 리포팅 필요</w:t>
      </w:r>
    </w:p>
    <w:p w14:paraId="72A80A49" w14:textId="6103FAAA" w:rsidR="00EB4CD7" w:rsidRDefault="00EB4CD7" w:rsidP="00EB4CD7">
      <w:pPr>
        <w:pStyle w:val="10"/>
        <w:rPr>
          <w:shd w:val="clear" w:color="auto" w:fill="FFFFFF"/>
        </w:rPr>
      </w:pPr>
      <w:r>
        <w:rPr>
          <w:rFonts w:hint="eastAsia"/>
          <w:shd w:val="clear" w:color="auto" w:fill="FFFFFF"/>
        </w:rPr>
        <w:t>가)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취약점 설명</w:t>
      </w:r>
    </w:p>
    <w:p w14:paraId="2ED95350" w14:textId="7324AC32" w:rsidR="00EB4CD7" w:rsidRDefault="00EB4CD7" w:rsidP="00EB4CD7">
      <w:pPr>
        <w:pStyle w:val="1"/>
      </w:pPr>
      <w:r>
        <w:rPr>
          <w:rFonts w:hint="eastAsia"/>
        </w:rPr>
        <w:t xml:space="preserve">웹 프로그램은 개발단계에서 디버깅 및 테스트를 위해 중요 정보(테스트 계정 등)를 주석구문에 포함시키는 경우가 빈번함. 또한, 디폴트로 설정된 에러 원문은 디버깅을 위해 시스템 내부 문제점을 자세하게 출력해주며 이 과정에서 절대경로, 상태코드, DB 종류,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등이 노출되는 문제점이 있음</w:t>
      </w:r>
    </w:p>
    <w:p w14:paraId="60EEF8DE" w14:textId="77777777" w:rsidR="00EB4CD7" w:rsidRDefault="00EB4CD7" w:rsidP="00EB4CD7">
      <w:pPr>
        <w:pStyle w:val="1"/>
      </w:pPr>
    </w:p>
    <w:p w14:paraId="70B42705" w14:textId="468B7001" w:rsidR="00EB4CD7" w:rsidRDefault="00EB4CD7" w:rsidP="00EB4CD7">
      <w:pPr>
        <w:pStyle w:val="10"/>
      </w:pPr>
      <w:r>
        <w:rPr>
          <w:rFonts w:hint="eastAsia"/>
        </w:rPr>
        <w:t>나)진단방법 및 판단기준</w:t>
      </w:r>
    </w:p>
    <w:p w14:paraId="36801209" w14:textId="2B869774" w:rsidR="00EB4CD7" w:rsidRDefault="00EB4CD7" w:rsidP="00EB4CD7">
      <w:pPr>
        <w:pStyle w:val="1"/>
      </w:pPr>
      <w:r>
        <w:rPr>
          <w:rFonts w:hint="eastAsia"/>
        </w:rPr>
        <w:t>에러페이지에 웹 서버 및 WAS 버전정보, 절대경로, SQL 에러메시지가 노출, HTML 소스보기를 통해 주석 형태로 남아있는 테스트용 아이디/패스워드, 관리자페이지 URL 정보가 존재하는 경우, 응답 패킷을 통해 웹 서버, 절대경로, SQL 에러 메시지, Database 정보, 관리자 페이지 URL, 서버 정보 등이 노출되면 취약한 것으로 판단함.</w:t>
      </w:r>
    </w:p>
    <w:p w14:paraId="656D0B70" w14:textId="77777777" w:rsidR="000E4662" w:rsidRDefault="000E4662" w:rsidP="00EB4CD7">
      <w:pPr>
        <w:pStyle w:val="1"/>
      </w:pPr>
    </w:p>
    <w:p w14:paraId="4FD68121" w14:textId="27BF5B51" w:rsidR="00EB4CD7" w:rsidRDefault="00EB4CD7" w:rsidP="00EB4CD7">
      <w:pPr>
        <w:pStyle w:val="30"/>
        <w:ind w:left="1000" w:hanging="400"/>
      </w:pPr>
      <w:r>
        <w:rPr>
          <w:rFonts w:hint="eastAsia"/>
        </w:rPr>
        <w:t>1</w:t>
      </w:r>
      <w:r w:rsidR="00767645">
        <w:t xml:space="preserve">. </w:t>
      </w:r>
      <w:r>
        <w:rPr>
          <w:rFonts w:hint="eastAsia"/>
        </w:rPr>
        <w:t>에러 발생 시 서버 정보 노출</w:t>
      </w:r>
    </w:p>
    <w:p w14:paraId="36416BFF" w14:textId="34F82B1A" w:rsidR="00EB4CD7" w:rsidRDefault="00EB4CD7" w:rsidP="00EB4CD7">
      <w:pPr>
        <w:pStyle w:val="1"/>
      </w:pPr>
      <w:r>
        <w:rPr>
          <w:noProof/>
        </w:rPr>
        <w:drawing>
          <wp:inline distT="0" distB="0" distL="0" distR="0" wp14:anchorId="2F9A5D2A" wp14:editId="4FF4D5A2">
            <wp:extent cx="5477510" cy="2665730"/>
            <wp:effectExtent l="19050" t="19050" r="27940" b="20320"/>
            <wp:docPr id="16" name="그림 16" descr="이미지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5" descr="이미지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34" b="1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6657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54A51C" w14:textId="64050166" w:rsidR="00EB4CD7" w:rsidRDefault="00EB4CD7" w:rsidP="00EB4CD7">
      <w:pPr>
        <w:pStyle w:val="30"/>
        <w:ind w:left="1000" w:hanging="4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절대경로 노출</w:t>
      </w:r>
    </w:p>
    <w:p w14:paraId="1ACF1A51" w14:textId="16315904" w:rsidR="00EB4CD7" w:rsidRDefault="00EB4CD7" w:rsidP="00EB4CD7"/>
    <w:p w14:paraId="7E309BC8" w14:textId="235CC0C6" w:rsidR="00EB4CD7" w:rsidRDefault="00EB4CD7" w:rsidP="00EB4CD7">
      <w:r>
        <w:rPr>
          <w:noProof/>
        </w:rPr>
        <w:lastRenderedPageBreak/>
        <w:drawing>
          <wp:inline distT="0" distB="0" distL="0" distR="0" wp14:anchorId="281C88CE" wp14:editId="6E5AC6B9">
            <wp:extent cx="4257675" cy="1389380"/>
            <wp:effectExtent l="19050" t="19050" r="28575" b="20320"/>
            <wp:docPr id="15" name="그림 15" descr="이미지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7" descr="이미지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69" b="7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3893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85C33C9" w14:textId="77777777" w:rsidR="000E4662" w:rsidRDefault="000E4662" w:rsidP="00EB4CD7"/>
    <w:p w14:paraId="75947BB4" w14:textId="18774D71" w:rsidR="00EB4CD7" w:rsidRDefault="000E4662" w:rsidP="000E4662">
      <w:pPr>
        <w:pStyle w:val="10"/>
      </w:pPr>
      <w:r>
        <w:rPr>
          <w:rFonts w:hint="eastAsia"/>
        </w:rPr>
        <w:t>다)</w:t>
      </w:r>
      <w:r>
        <w:t xml:space="preserve"> </w:t>
      </w:r>
      <w:r>
        <w:rPr>
          <w:rFonts w:hint="eastAsia"/>
        </w:rPr>
        <w:t xml:space="preserve">진단 방법 </w:t>
      </w:r>
    </w:p>
    <w:p w14:paraId="33E29F20" w14:textId="74053487" w:rsidR="000E4662" w:rsidRDefault="00767645" w:rsidP="000E4662">
      <w:r>
        <w:t xml:space="preserve">1. </w:t>
      </w:r>
      <w:r w:rsidR="000E4662">
        <w:rPr>
          <w:rFonts w:hint="eastAsia"/>
        </w:rPr>
        <w:t>H</w:t>
      </w:r>
      <w:r w:rsidR="000E4662">
        <w:t xml:space="preserve">TTP </w:t>
      </w:r>
      <w:proofErr w:type="spellStart"/>
      <w:r w:rsidR="000E4662">
        <w:rPr>
          <w:rFonts w:hint="eastAsia"/>
        </w:rPr>
        <w:t>요청값</w:t>
      </w:r>
      <w:proofErr w:type="spellEnd"/>
      <w:r>
        <w:rPr>
          <w:rFonts w:hint="eastAsia"/>
        </w:rPr>
        <w:t xml:space="preserve"> 수정으로 오류 노출 </w:t>
      </w:r>
      <w:r>
        <w:t xml:space="preserve">(GET, POST, TRACE) </w:t>
      </w:r>
      <w:r>
        <w:rPr>
          <w:rFonts w:hint="eastAsia"/>
        </w:rPr>
        <w:t>입력 후 에러 확인</w:t>
      </w:r>
    </w:p>
    <w:p w14:paraId="58A24248" w14:textId="5BCC5B58" w:rsidR="00767645" w:rsidRDefault="00767645" w:rsidP="000E4662">
      <w:r>
        <w:tab/>
      </w:r>
      <w:r>
        <w:rPr>
          <w:noProof/>
        </w:rPr>
        <w:drawing>
          <wp:inline distT="0" distB="0" distL="0" distR="0" wp14:anchorId="49D92578" wp14:editId="0D1B0622">
            <wp:extent cx="5731510" cy="1517015"/>
            <wp:effectExtent l="0" t="0" r="2540" b="698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2F9F" w14:textId="7F6023CC" w:rsidR="000E4662" w:rsidRDefault="00767645" w:rsidP="00767645">
      <w:pPr>
        <w:jc w:val="center"/>
      </w:pPr>
      <w:proofErr w:type="spellStart"/>
      <w:r>
        <w:rPr>
          <w:rFonts w:hint="eastAsia"/>
        </w:rPr>
        <w:t>웨더플래닛</w:t>
      </w:r>
      <w:proofErr w:type="spellEnd"/>
      <w:r>
        <w:rPr>
          <w:rFonts w:hint="eastAsia"/>
        </w:rPr>
        <w:t xml:space="preserve"> </w:t>
      </w:r>
      <w:r>
        <w:t>biz</w:t>
      </w:r>
    </w:p>
    <w:p w14:paraId="264A402C" w14:textId="77777777" w:rsidR="00767645" w:rsidRDefault="00767645" w:rsidP="00767645">
      <w:pPr>
        <w:jc w:val="center"/>
      </w:pPr>
    </w:p>
    <w:p w14:paraId="4370FAA0" w14:textId="1CCB4648" w:rsidR="000E4662" w:rsidRDefault="00767645" w:rsidP="000E4662">
      <w:r>
        <w:rPr>
          <w:rFonts w:hint="eastAsia"/>
        </w:rPr>
        <w:t>2</w:t>
      </w:r>
      <w:r>
        <w:t xml:space="preserve">. Request </w:t>
      </w:r>
      <w:r>
        <w:rPr>
          <w:rFonts w:hint="eastAsia"/>
        </w:rPr>
        <w:t xml:space="preserve">값 조작으로 에러 정보 노출 확인 </w:t>
      </w:r>
      <w:proofErr w:type="gramStart"/>
      <w:r>
        <w:t>( “</w:t>
      </w:r>
      <w:proofErr w:type="gramEnd"/>
      <w:r>
        <w:t xml:space="preserve"> , ‘ , &lt; ) </w:t>
      </w:r>
    </w:p>
    <w:p w14:paraId="3D53FCB7" w14:textId="77777777" w:rsidR="00767645" w:rsidRDefault="00767645" w:rsidP="000E4662"/>
    <w:p w14:paraId="058EA16A" w14:textId="49A0FEA5" w:rsidR="00767645" w:rsidRDefault="00767645" w:rsidP="000E4662">
      <w:r>
        <w:rPr>
          <w:noProof/>
        </w:rPr>
        <w:drawing>
          <wp:inline distT="0" distB="0" distL="0" distR="0" wp14:anchorId="4CA4FBAF" wp14:editId="172B7942">
            <wp:extent cx="5731510" cy="1916430"/>
            <wp:effectExtent l="0" t="0" r="2540" b="7620"/>
            <wp:docPr id="170239827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2240" w14:textId="0CF0FC6A" w:rsidR="00767645" w:rsidRDefault="00767645" w:rsidP="00767645">
      <w:pPr>
        <w:jc w:val="center"/>
      </w:pPr>
      <w:proofErr w:type="spellStart"/>
      <w:r>
        <w:t>recopick</w:t>
      </w:r>
      <w:proofErr w:type="spellEnd"/>
    </w:p>
    <w:p w14:paraId="7A360E9B" w14:textId="06DB47C0" w:rsidR="00767645" w:rsidRDefault="00767645" w:rsidP="000E4662"/>
    <w:p w14:paraId="255C328B" w14:textId="77777777" w:rsidR="00767645" w:rsidRDefault="00767645" w:rsidP="000E4662"/>
    <w:p w14:paraId="5058EFD8" w14:textId="7EF604C9" w:rsidR="000E4662" w:rsidRDefault="000E4662" w:rsidP="000E4662"/>
    <w:p w14:paraId="3F22929F" w14:textId="77777777" w:rsidR="000E4662" w:rsidRPr="000E4662" w:rsidRDefault="000E4662" w:rsidP="000E4662"/>
    <w:p w14:paraId="03E748C9" w14:textId="7D6AC369" w:rsidR="00EB4CD7" w:rsidRDefault="000E4662" w:rsidP="00EB4CD7">
      <w:pPr>
        <w:pStyle w:val="10"/>
      </w:pPr>
      <w:r>
        <w:rPr>
          <w:rFonts w:hint="eastAsia"/>
        </w:rPr>
        <w:t>라</w:t>
      </w:r>
      <w:r w:rsidR="00EB4CD7">
        <w:rPr>
          <w:rFonts w:hint="eastAsia"/>
        </w:rPr>
        <w:t>)</w:t>
      </w:r>
      <w:r w:rsidR="00EB4CD7">
        <w:t xml:space="preserve"> </w:t>
      </w:r>
      <w:r w:rsidR="00EB4CD7">
        <w:rPr>
          <w:rFonts w:hint="eastAsia"/>
        </w:rPr>
        <w:t>진단 시 주의사항</w:t>
      </w:r>
    </w:p>
    <w:p w14:paraId="64B9EE9E" w14:textId="77777777" w:rsidR="00EB4CD7" w:rsidRDefault="00EB4CD7" w:rsidP="00EB4CD7">
      <w:pPr>
        <w:pStyle w:val="1"/>
        <w:numPr>
          <w:ilvl w:val="0"/>
          <w:numId w:val="0"/>
        </w:numPr>
      </w:pPr>
      <w:r>
        <w:rPr>
          <w:rFonts w:hint="eastAsia"/>
        </w:rPr>
        <w:t>별도 제작된 에러페이지가 존재하지 않고 에러 페이지에 에러 원문이 노출되는지 확인. 또한, 브라우저의 소스보기 기능을 통해 HTML 상에 민감한 정보(아이디/패스워드 등)가 포함되어 있거나 개발 과정에서의 중요정보가 주석처리 되어있는지 확인.</w:t>
      </w:r>
    </w:p>
    <w:p w14:paraId="28298107" w14:textId="77777777" w:rsidR="00EB4CD7" w:rsidRDefault="00EB4CD7" w:rsidP="00EB4CD7">
      <w:pPr>
        <w:pStyle w:val="1"/>
        <w:numPr>
          <w:ilvl w:val="0"/>
          <w:numId w:val="0"/>
        </w:numPr>
      </w:pPr>
    </w:p>
    <w:p w14:paraId="4C04149D" w14:textId="5F4654A1" w:rsidR="00EB4CD7" w:rsidRDefault="00EB4CD7" w:rsidP="00EB4CD7">
      <w:pPr>
        <w:pStyle w:val="1"/>
        <w:numPr>
          <w:ilvl w:val="0"/>
          <w:numId w:val="0"/>
        </w:numPr>
      </w:pPr>
      <w:r>
        <w:rPr>
          <w:rFonts w:hint="eastAsia"/>
        </w:rPr>
        <w:t>아래 링크를 통해 HTTP 상태 코드를 참고</w:t>
      </w:r>
    </w:p>
    <w:p w14:paraId="673FA4E4" w14:textId="77777777" w:rsidR="00EB4CD7" w:rsidRDefault="00EB4CD7" w:rsidP="00EB4CD7">
      <w:pPr>
        <w:pStyle w:val="1"/>
        <w:numPr>
          <w:ilvl w:val="0"/>
          <w:numId w:val="0"/>
        </w:numPr>
      </w:pPr>
    </w:p>
    <w:p w14:paraId="5C67FEEB" w14:textId="5B47A988" w:rsidR="00EB4CD7" w:rsidRDefault="00EB4CD7" w:rsidP="00EB4CD7">
      <w:pPr>
        <w:pStyle w:val="1"/>
        <w:numPr>
          <w:ilvl w:val="0"/>
          <w:numId w:val="0"/>
        </w:numPr>
      </w:pPr>
      <w:r>
        <w:rPr>
          <w:rFonts w:hint="eastAsia"/>
        </w:rPr>
        <w:t>※ https://ko.wikipedia.org/wiki/HTTP_%EC%83%81%ED%83%9C_%EC%BD%94%EB%93%9C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175"/>
      </w:tblGrid>
      <w:tr w:rsidR="00EB4CD7" w14:paraId="23FE84D0" w14:textId="77777777" w:rsidTr="00D775F8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CAB648D" w14:textId="77777777" w:rsidR="00EB4CD7" w:rsidRDefault="00EB4CD7" w:rsidP="00D775F8">
            <w:pPr>
              <w:jc w:val="center"/>
            </w:pPr>
            <w:r>
              <w:rPr>
                <w:rFonts w:hint="eastAsia"/>
              </w:rPr>
              <w:t>코드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63D2D44" w14:textId="77777777" w:rsidR="00EB4CD7" w:rsidRDefault="00EB4CD7" w:rsidP="00D775F8">
            <w:pPr>
              <w:jc w:val="center"/>
            </w:pPr>
            <w:r>
              <w:rPr>
                <w:rFonts w:hint="eastAsia"/>
              </w:rPr>
              <w:t>방법</w:t>
            </w:r>
          </w:p>
        </w:tc>
      </w:tr>
      <w:tr w:rsidR="00EB4CD7" w14:paraId="1E3817F5" w14:textId="77777777" w:rsidTr="00D775F8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E3D2" w14:textId="77777777" w:rsidR="00EB4CD7" w:rsidRDefault="00EB4CD7" w:rsidP="00D775F8">
            <w:pPr>
              <w:jc w:val="center"/>
            </w:pPr>
            <w:r>
              <w:rPr>
                <w:rFonts w:hint="eastAsia"/>
              </w:rPr>
              <w:t>403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DB56" w14:textId="77777777" w:rsidR="00EB4CD7" w:rsidRDefault="00EB4CD7" w:rsidP="00D775F8">
            <w:proofErr w:type="gramStart"/>
            <w:r>
              <w:rPr>
                <w:rFonts w:hint="eastAsia"/>
              </w:rPr>
              <w:t>URL :</w:t>
            </w:r>
            <w:proofErr w:type="gramEnd"/>
            <w:r>
              <w:rPr>
                <w:rFonts w:hint="eastAsia"/>
              </w:rPr>
              <w:t xml:space="preserve"> http://10.1.1.110/admin/</w:t>
            </w:r>
          </w:p>
          <w:p w14:paraId="7E1C4961" w14:textId="77777777" w:rsidR="00EB4CD7" w:rsidRDefault="00EB4CD7" w:rsidP="00D775F8">
            <w:proofErr w:type="gramStart"/>
            <w:r>
              <w:rPr>
                <w:rFonts w:hint="eastAsia"/>
              </w:rPr>
              <w:t>설명 :</w:t>
            </w:r>
            <w:proofErr w:type="gramEnd"/>
            <w:r>
              <w:rPr>
                <w:rFonts w:hint="eastAsia"/>
              </w:rPr>
              <w:t xml:space="preserve"> 서버에 폴더가 존재하는 경우 에러 발생</w:t>
            </w:r>
          </w:p>
        </w:tc>
      </w:tr>
      <w:tr w:rsidR="00EB4CD7" w14:paraId="48EB0838" w14:textId="77777777" w:rsidTr="00D775F8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E672" w14:textId="77777777" w:rsidR="00EB4CD7" w:rsidRDefault="00EB4CD7" w:rsidP="00D775F8">
            <w:pPr>
              <w:jc w:val="center"/>
            </w:pPr>
            <w:r>
              <w:rPr>
                <w:rFonts w:hint="eastAsia"/>
              </w:rPr>
              <w:t>404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9874" w14:textId="77777777" w:rsidR="00EB4CD7" w:rsidRDefault="00EB4CD7" w:rsidP="00D775F8">
            <w:proofErr w:type="gramStart"/>
            <w:r>
              <w:rPr>
                <w:rFonts w:hint="eastAsia"/>
              </w:rPr>
              <w:t>URL :</w:t>
            </w:r>
            <w:proofErr w:type="gramEnd"/>
            <w:r>
              <w:rPr>
                <w:rFonts w:hint="eastAsia"/>
              </w:rPr>
              <w:t xml:space="preserve"> http://10.1.1.110/admin/login.php</w:t>
            </w:r>
          </w:p>
          <w:p w14:paraId="6B196956" w14:textId="77777777" w:rsidR="00EB4CD7" w:rsidRDefault="00EB4CD7" w:rsidP="00D775F8">
            <w:proofErr w:type="gramStart"/>
            <w:r>
              <w:rPr>
                <w:rFonts w:hint="eastAsia"/>
              </w:rPr>
              <w:t>설명 :</w:t>
            </w:r>
            <w:proofErr w:type="gramEnd"/>
            <w:r>
              <w:rPr>
                <w:rFonts w:hint="eastAsia"/>
              </w:rPr>
              <w:t xml:space="preserve"> 서버에 해당 페이지가 존재하지 않는 경우 에러 발생</w:t>
            </w:r>
          </w:p>
        </w:tc>
      </w:tr>
      <w:tr w:rsidR="00EB4CD7" w14:paraId="1BFF4B68" w14:textId="77777777" w:rsidTr="00D775F8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72F78" w14:textId="77777777" w:rsidR="00EB4CD7" w:rsidRDefault="00EB4CD7" w:rsidP="00D775F8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1AB5" w14:textId="77777777" w:rsidR="00EB4CD7" w:rsidRDefault="00EB4CD7" w:rsidP="00D775F8">
            <w:proofErr w:type="gramStart"/>
            <w:r>
              <w:rPr>
                <w:rFonts w:hint="eastAsia"/>
              </w:rPr>
              <w:t>URL :</w:t>
            </w:r>
            <w:proofErr w:type="gramEnd"/>
            <w:r>
              <w:rPr>
                <w:rFonts w:hint="eastAsia"/>
              </w:rPr>
              <w:t xml:space="preserve"> http://10.1.1.110/admin/login_admin.php=admin’</w:t>
            </w:r>
          </w:p>
          <w:p w14:paraId="256E855F" w14:textId="77777777" w:rsidR="00EB4CD7" w:rsidRDefault="00EB4CD7" w:rsidP="00D775F8">
            <w:proofErr w:type="gramStart"/>
            <w:r>
              <w:rPr>
                <w:rFonts w:hint="eastAsia"/>
              </w:rPr>
              <w:t>설명 :</w:t>
            </w:r>
            <w:proofErr w:type="gramEnd"/>
            <w:r>
              <w:rPr>
                <w:rFonts w:hint="eastAsia"/>
              </w:rPr>
              <w:t xml:space="preserve"> 서버의 소스에서 에러가 발생하는 경우 500에러 발생</w:t>
            </w:r>
          </w:p>
        </w:tc>
      </w:tr>
    </w:tbl>
    <w:p w14:paraId="022CC885" w14:textId="77777777" w:rsidR="00EB4CD7" w:rsidRPr="00EB4CD7" w:rsidRDefault="00EB4CD7" w:rsidP="00EB4CD7"/>
    <w:p w14:paraId="1C6A47E6" w14:textId="3454F7C1" w:rsidR="00EB4CD7" w:rsidRDefault="00EB4CD7" w:rsidP="00EB4CD7"/>
    <w:p w14:paraId="3AB17F9B" w14:textId="467924A4" w:rsidR="00EB4CD7" w:rsidRDefault="00EB4CD7" w:rsidP="00EB4CD7"/>
    <w:p w14:paraId="307F7E6C" w14:textId="6AAA0C32" w:rsidR="00EB4CD7" w:rsidRDefault="00EB4CD7" w:rsidP="00EB4CD7"/>
    <w:p w14:paraId="18A2CAC9" w14:textId="483FE4A7" w:rsidR="00EF70BB" w:rsidRDefault="00EF70BB" w:rsidP="00EF70BB">
      <w:pPr>
        <w:pStyle w:val="10"/>
      </w:pPr>
      <w:r>
        <w:rPr>
          <w:rFonts w:hint="eastAsia"/>
        </w:rPr>
        <w:lastRenderedPageBreak/>
        <w:t>7</w:t>
      </w:r>
      <w:r>
        <w:t xml:space="preserve">. </w:t>
      </w:r>
      <w:r>
        <w:rPr>
          <w:rFonts w:hint="eastAsia"/>
        </w:rPr>
        <w:t>중요정보노출</w:t>
      </w:r>
    </w:p>
    <w:p w14:paraId="11D55D6C" w14:textId="127474C0" w:rsidR="00EF70BB" w:rsidRDefault="000379B1" w:rsidP="000379B1">
      <w:pPr>
        <w:pStyle w:val="10"/>
      </w:pPr>
      <w:r>
        <w:rPr>
          <w:rFonts w:hint="eastAsia"/>
        </w:rPr>
        <w:t>가</w:t>
      </w:r>
      <w:r>
        <w:t xml:space="preserve">) </w:t>
      </w:r>
      <w:r>
        <w:rPr>
          <w:rFonts w:hint="eastAsia"/>
        </w:rPr>
        <w:t>취약점 설명</w:t>
      </w:r>
    </w:p>
    <w:p w14:paraId="30288E11" w14:textId="18AF9882" w:rsidR="000379B1" w:rsidRDefault="000379B1" w:rsidP="00EB4CD7">
      <w:r>
        <w:rPr>
          <w:rFonts w:hint="eastAsia"/>
        </w:rPr>
        <w:t>브라우저 영역 내에서의 중요정보 기밀성 확보 여부를 점검</w:t>
      </w:r>
    </w:p>
    <w:p w14:paraId="237A73E4" w14:textId="3779C776" w:rsidR="000379B1" w:rsidRDefault="000379B1" w:rsidP="000379B1">
      <w:pPr>
        <w:pStyle w:val="10"/>
      </w:pPr>
      <w:r>
        <w:rPr>
          <w:rFonts w:hint="eastAsia"/>
        </w:rPr>
        <w:t>나)</w:t>
      </w:r>
      <w:r>
        <w:t xml:space="preserve"> </w:t>
      </w:r>
      <w:r>
        <w:rPr>
          <w:rFonts w:hint="eastAsia"/>
        </w:rPr>
        <w:t>진단</w:t>
      </w:r>
      <w:r w:rsidR="003F6988">
        <w:rPr>
          <w:rFonts w:hint="eastAsia"/>
        </w:rPr>
        <w:t>방법 및 판단 기준</w:t>
      </w:r>
    </w:p>
    <w:p w14:paraId="1F94FBB8" w14:textId="77777777" w:rsidR="003F6988" w:rsidRDefault="003F6988" w:rsidP="003F6988">
      <w:pPr>
        <w:pStyle w:val="1"/>
        <w:numPr>
          <w:ilvl w:val="0"/>
          <w:numId w:val="0"/>
        </w:numPr>
        <w:ind w:firstLine="800"/>
      </w:pPr>
      <w:r>
        <w:rPr>
          <w:rFonts w:hint="eastAsia"/>
        </w:rPr>
        <w:t xml:space="preserve">개발자 도구 등을 통해 이용자 구간 내 중요정보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노출 유무 점검 등</w:t>
      </w:r>
    </w:p>
    <w:p w14:paraId="31898308" w14:textId="77777777" w:rsidR="003F6988" w:rsidRDefault="003F6988" w:rsidP="003F6988">
      <w:pPr>
        <w:pStyle w:val="1"/>
        <w:numPr>
          <w:ilvl w:val="0"/>
          <w:numId w:val="0"/>
        </w:numPr>
        <w:ind w:left="800"/>
      </w:pPr>
      <w:proofErr w:type="gramStart"/>
      <w:r>
        <w:rPr>
          <w:rFonts w:hint="eastAsia"/>
        </w:rPr>
        <w:t>중요정보 :</w:t>
      </w:r>
      <w:proofErr w:type="gramEnd"/>
      <w:r>
        <w:rPr>
          <w:rFonts w:hint="eastAsia"/>
        </w:rPr>
        <w:t xml:space="preserve"> 고유식별정보(주민등록번호), 비밀번호(로그인 비밀번호, 계좌 비밀번호, 공인인증서 비밀번호 등), 신용정보(보안카드번호, OTP번호, 카드번호 등) 등</w:t>
      </w:r>
    </w:p>
    <w:p w14:paraId="55E5C41F" w14:textId="79017984" w:rsidR="003F6988" w:rsidRDefault="003F6988" w:rsidP="003F6988"/>
    <w:p w14:paraId="32650213" w14:textId="7390EDCF" w:rsidR="003F6988" w:rsidRDefault="003F6988" w:rsidP="003F6988">
      <w:pPr>
        <w:widowControl/>
        <w:wordWrap/>
        <w:autoSpaceDE/>
        <w:autoSpaceDN/>
        <w:spacing w:after="0" w:line="276" w:lineRule="auto"/>
        <w:ind w:left="4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소스코드 내 주민등록번호가 하드코딩 된 것을 확인</w:t>
      </w:r>
    </w:p>
    <w:p w14:paraId="489FB80F" w14:textId="1EDEB5B2" w:rsidR="003F6988" w:rsidRDefault="003F6988" w:rsidP="003F6988">
      <w:r>
        <w:rPr>
          <w:noProof/>
        </w:rPr>
        <w:drawing>
          <wp:inline distT="0" distB="0" distL="0" distR="0" wp14:anchorId="21C30C52" wp14:editId="52BC5A3D">
            <wp:extent cx="5546725" cy="1734185"/>
            <wp:effectExtent l="19050" t="19050" r="15875" b="18415"/>
            <wp:docPr id="11" name="그림 11" descr="121738124075_2008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3" descr="121738124075_200807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" t="2895" r="931" b="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17341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BE23DC" w14:textId="2A7F976F" w:rsidR="003F6988" w:rsidRDefault="003F6988" w:rsidP="003F6988">
      <w:pPr>
        <w:ind w:firstLine="195"/>
      </w:pPr>
      <w:r>
        <w:t xml:space="preserve">2. </w:t>
      </w:r>
    </w:p>
    <w:p w14:paraId="7BE154B0" w14:textId="1FA62F2E" w:rsidR="003F6988" w:rsidRDefault="003F6988" w:rsidP="003F6988">
      <w:pPr>
        <w:ind w:firstLine="195"/>
      </w:pPr>
      <w:r>
        <w:rPr>
          <w:noProof/>
        </w:rPr>
        <w:drawing>
          <wp:inline distT="0" distB="0" distL="0" distR="0" wp14:anchorId="456CBDC5" wp14:editId="77B90209">
            <wp:extent cx="5546725" cy="1759585"/>
            <wp:effectExtent l="19050" t="19050" r="15875" b="12065"/>
            <wp:docPr id="20" name="그림 20" descr="이미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4" descr="이미지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1" b="2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17595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8B3BF0" w14:textId="2C397C6A" w:rsidR="003F6988" w:rsidRPr="003F6988" w:rsidRDefault="003F6988" w:rsidP="003F6988">
      <w:pPr>
        <w:ind w:firstLine="195"/>
      </w:pPr>
    </w:p>
    <w:p w14:paraId="77519D42" w14:textId="2A0ABDD2" w:rsidR="00EB4CD7" w:rsidRDefault="003F6988" w:rsidP="003F6988">
      <w:pPr>
        <w:pStyle w:val="10"/>
      </w:pPr>
      <w:r>
        <w:rPr>
          <w:rFonts w:hint="eastAsia"/>
        </w:rPr>
        <w:t>다)</w:t>
      </w:r>
      <w:r>
        <w:t xml:space="preserve"> </w:t>
      </w:r>
      <w:r>
        <w:rPr>
          <w:rFonts w:hint="eastAsia"/>
        </w:rPr>
        <w:t>진단 시 주의사항</w:t>
      </w:r>
    </w:p>
    <w:p w14:paraId="7920DD9A" w14:textId="3CE6297E" w:rsidR="003F6988" w:rsidRDefault="00EE4455" w:rsidP="003F6988">
      <w:r>
        <w:t xml:space="preserve">Ci </w:t>
      </w:r>
      <w:r>
        <w:rPr>
          <w:rFonts w:hint="eastAsia"/>
        </w:rPr>
        <w:t xml:space="preserve">값 </w:t>
      </w:r>
      <w:r>
        <w:t>-</w:t>
      </w:r>
      <w:r w:rsidR="003F6988">
        <w:t xml:space="preserve"> </w:t>
      </w:r>
      <w:r w:rsidR="003F6988">
        <w:rPr>
          <w:rFonts w:hint="eastAsia"/>
        </w:rPr>
        <w:t>r</w:t>
      </w:r>
      <w:r w:rsidR="003F6988">
        <w:t xml:space="preserve">equest, response </w:t>
      </w:r>
      <w:r w:rsidR="003F6988">
        <w:rPr>
          <w:rFonts w:hint="eastAsia"/>
        </w:rPr>
        <w:t xml:space="preserve">값에 </w:t>
      </w:r>
      <w:r w:rsidR="003F6988">
        <w:t>ci</w:t>
      </w:r>
      <w:r w:rsidR="003F6988">
        <w:rPr>
          <w:rFonts w:hint="eastAsia"/>
        </w:rPr>
        <w:t xml:space="preserve">이 적혀 있지 않을 경우 놓칠 수 있으므로 소스코드 보기에서 </w:t>
      </w:r>
      <w:r w:rsidR="003F6988">
        <w:t>ci</w:t>
      </w:r>
      <w:r w:rsidR="003F6988">
        <w:rPr>
          <w:rFonts w:hint="eastAsia"/>
        </w:rPr>
        <w:lastRenderedPageBreak/>
        <w:t>값을 검색</w:t>
      </w:r>
    </w:p>
    <w:p w14:paraId="28512E63" w14:textId="23C48F1C" w:rsidR="003F6988" w:rsidRDefault="67C35019" w:rsidP="003F6988">
      <w:r>
        <w:rPr>
          <w:noProof/>
        </w:rPr>
        <w:drawing>
          <wp:inline distT="0" distB="0" distL="0" distR="0" wp14:anchorId="6FAAEBA8" wp14:editId="2CD6D80A">
            <wp:extent cx="5731510" cy="2799080"/>
            <wp:effectExtent l="0" t="0" r="2540" b="1270"/>
            <wp:docPr id="149685659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DF3E" w14:textId="65FB0B81" w:rsidR="00EE4455" w:rsidRDefault="00EE4455" w:rsidP="003F6988">
      <w:pPr>
        <w:rPr>
          <w:rFonts w:ascii="맑은 고딕" w:eastAsia="맑은 고딕" w:hAnsi="맑은 고딕"/>
          <w:szCs w:val="20"/>
          <w:shd w:val="clear" w:color="auto" w:fill="FFFFFF"/>
        </w:rPr>
      </w:pPr>
      <w:r>
        <w:rPr>
          <w:rFonts w:hint="eastAsia"/>
        </w:rPr>
        <w:t>r</w:t>
      </w:r>
      <w:r>
        <w:t xml:space="preserve">equest </w:t>
      </w:r>
      <w:r>
        <w:rPr>
          <w:rFonts w:hint="eastAsia"/>
        </w:rPr>
        <w:t xml:space="preserve">값에 </w:t>
      </w:r>
      <w:proofErr w:type="spellStart"/>
      <w:r>
        <w:rPr>
          <w:rFonts w:ascii="맑은 고딕" w:eastAsia="맑은 고딕" w:hAnsi="맑은 고딕" w:hint="eastAsia"/>
          <w:color w:val="FF0000"/>
          <w:szCs w:val="20"/>
          <w:shd w:val="clear" w:color="auto" w:fill="FFFFFF"/>
        </w:rPr>
        <w:t>mobileEncryptData</w:t>
      </w:r>
      <w:proofErr w:type="spellEnd"/>
      <w:r>
        <w:rPr>
          <w:rFonts w:ascii="맑은 고딕" w:eastAsia="맑은 고딕" w:hAnsi="맑은 고딕" w:hint="eastAsia"/>
          <w:szCs w:val="20"/>
          <w:shd w:val="clear" w:color="auto" w:fill="FFFFFF"/>
        </w:rPr>
        <w:t xml:space="preserve">이 </w:t>
      </w:r>
      <w:r>
        <w:rPr>
          <w:rFonts w:ascii="맑은 고딕" w:eastAsia="맑은 고딕" w:hAnsi="맑은 고딕"/>
          <w:szCs w:val="20"/>
          <w:shd w:val="clear" w:color="auto" w:fill="FFFFFF"/>
        </w:rPr>
        <w:t>ci</w:t>
      </w:r>
      <w:r>
        <w:rPr>
          <w:rFonts w:ascii="맑은 고딕" w:eastAsia="맑은 고딕" w:hAnsi="맑은 고딕" w:hint="eastAsia"/>
          <w:szCs w:val="20"/>
          <w:shd w:val="clear" w:color="auto" w:fill="FFFFFF"/>
        </w:rPr>
        <w:t xml:space="preserve">값으로 쓰이는데 </w:t>
      </w:r>
      <w:r>
        <w:rPr>
          <w:rFonts w:ascii="맑은 고딕" w:eastAsia="맑은 고딕" w:hAnsi="맑은 고딕"/>
          <w:szCs w:val="20"/>
          <w:shd w:val="clear" w:color="auto" w:fill="FFFFFF"/>
        </w:rPr>
        <w:t xml:space="preserve">ci </w:t>
      </w:r>
      <w:r>
        <w:rPr>
          <w:rFonts w:ascii="맑은 고딕" w:eastAsia="맑은 고딕" w:hAnsi="맑은 고딕" w:hint="eastAsia"/>
          <w:szCs w:val="20"/>
          <w:shd w:val="clear" w:color="auto" w:fill="FFFFFF"/>
        </w:rPr>
        <w:t xml:space="preserve">정보인지 놓칠 수 있으므로 </w:t>
      </w:r>
    </w:p>
    <w:p w14:paraId="6AF54D65" w14:textId="24FAE92E" w:rsidR="00EE4455" w:rsidRDefault="00EE4455" w:rsidP="003F6988">
      <w:pPr>
        <w:rPr>
          <w:rFonts w:ascii="맑은 고딕" w:eastAsia="맑은 고딕" w:hAnsi="맑은 고딕"/>
          <w:szCs w:val="20"/>
          <w:shd w:val="clear" w:color="auto" w:fill="FFFFFF"/>
        </w:rPr>
      </w:pPr>
      <w:r>
        <w:rPr>
          <w:rFonts w:ascii="맑은 고딕" w:eastAsia="맑은 고딕" w:hAnsi="맑은 고딕" w:hint="eastAsia"/>
          <w:szCs w:val="20"/>
          <w:shd w:val="clear" w:color="auto" w:fill="FFFFFF"/>
        </w:rPr>
        <w:t xml:space="preserve">소스코드 검색에서 </w:t>
      </w:r>
      <w:r>
        <w:rPr>
          <w:rFonts w:ascii="맑은 고딕" w:eastAsia="맑은 고딕" w:hAnsi="맑은 고딕"/>
          <w:szCs w:val="20"/>
          <w:shd w:val="clear" w:color="auto" w:fill="FFFFFF"/>
        </w:rPr>
        <w:t>ci</w:t>
      </w:r>
      <w:r>
        <w:rPr>
          <w:rFonts w:ascii="맑은 고딕" w:eastAsia="맑은 고딕" w:hAnsi="맑은 고딕" w:hint="eastAsia"/>
          <w:szCs w:val="20"/>
          <w:shd w:val="clear" w:color="auto" w:fill="FFFFFF"/>
        </w:rPr>
        <w:t>가 쓰이는지 여부를 확인 해야함</w:t>
      </w:r>
    </w:p>
    <w:p w14:paraId="48D05BAF" w14:textId="7C5A1778" w:rsidR="00EE4455" w:rsidRDefault="00EE4455" w:rsidP="003F6988">
      <w:pPr>
        <w:rPr>
          <w:rFonts w:ascii="맑은 고딕" w:eastAsia="맑은 고딕" w:hAnsi="맑은 고딕"/>
          <w:szCs w:val="20"/>
          <w:shd w:val="clear" w:color="auto" w:fill="FFFFFF"/>
        </w:rPr>
      </w:pPr>
    </w:p>
    <w:p w14:paraId="27436110" w14:textId="6B0376AD" w:rsidR="00EE4455" w:rsidRDefault="00EE4455" w:rsidP="003F6988">
      <w:r>
        <w:rPr>
          <w:noProof/>
        </w:rPr>
        <w:lastRenderedPageBreak/>
        <w:drawing>
          <wp:inline distT="0" distB="0" distL="0" distR="0" wp14:anchorId="3A402A5A" wp14:editId="1737C736">
            <wp:extent cx="5731510" cy="4605019"/>
            <wp:effectExtent l="0" t="0" r="2540" b="5080"/>
            <wp:docPr id="9092856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AB5A" w14:textId="1D0E30BA" w:rsidR="00EE4455" w:rsidRDefault="00EE4455" w:rsidP="00EE4455">
      <w:pPr>
        <w:jc w:val="center"/>
        <w:rPr>
          <w:rFonts w:ascii="Calibri" w:hAnsi="Calibri" w:cs="Calibri"/>
          <w:color w:val="444444"/>
          <w:sz w:val="22"/>
          <w:shd w:val="clear" w:color="auto" w:fill="FFFFFF"/>
        </w:rPr>
      </w:pPr>
      <w:r>
        <w:rPr>
          <w:rFonts w:ascii="Calibri" w:hAnsi="Calibri" w:cs="Calibri" w:hint="eastAsia"/>
          <w:color w:val="444444"/>
          <w:sz w:val="22"/>
          <w:shd w:val="clear" w:color="auto" w:fill="FFFFFF"/>
        </w:rPr>
        <w:t>(</w:t>
      </w:r>
      <w:r>
        <w:rPr>
          <w:rFonts w:ascii="Calibri" w:hAnsi="Calibri" w:cs="Calibri"/>
          <w:color w:val="444444"/>
          <w:sz w:val="22"/>
          <w:shd w:val="clear" w:color="auto" w:fill="FFFFFF"/>
        </w:rPr>
        <w:t>채용</w:t>
      </w:r>
      <w:r>
        <w:rPr>
          <w:rFonts w:ascii="Calibri" w:hAnsi="Calibri" w:cs="Calibri"/>
          <w:color w:val="444444"/>
          <w:sz w:val="22"/>
          <w:shd w:val="clear" w:color="auto" w:fill="FFFFFF"/>
        </w:rPr>
        <w:t xml:space="preserve"> </w:t>
      </w:r>
      <w:r>
        <w:rPr>
          <w:rFonts w:ascii="Calibri" w:hAnsi="Calibri" w:cs="Calibri"/>
          <w:color w:val="444444"/>
          <w:sz w:val="22"/>
          <w:shd w:val="clear" w:color="auto" w:fill="FFFFFF"/>
        </w:rPr>
        <w:t>홈페이지</w:t>
      </w:r>
      <w:r>
        <w:rPr>
          <w:rFonts w:ascii="Calibri" w:hAnsi="Calibri" w:cs="Calibri" w:hint="eastAsia"/>
          <w:color w:val="444444"/>
          <w:sz w:val="22"/>
          <w:shd w:val="clear" w:color="auto" w:fill="FFFFFF"/>
        </w:rPr>
        <w:t>)</w:t>
      </w:r>
    </w:p>
    <w:p w14:paraId="44701F38" w14:textId="14BDC40C" w:rsidR="00EE4455" w:rsidRDefault="00EE4455" w:rsidP="00EE4455">
      <w:pPr>
        <w:jc w:val="center"/>
        <w:rPr>
          <w:rFonts w:ascii="Calibri" w:hAnsi="Calibri" w:cs="Calibri"/>
          <w:color w:val="444444"/>
          <w:sz w:val="22"/>
          <w:shd w:val="clear" w:color="auto" w:fill="FFFFFF"/>
        </w:rPr>
      </w:pPr>
      <w:r>
        <w:rPr>
          <w:rFonts w:ascii="Calibri" w:hAnsi="Calibri" w:cs="Calibri" w:hint="eastAsia"/>
          <w:color w:val="444444"/>
          <w:sz w:val="22"/>
          <w:shd w:val="clear" w:color="auto" w:fill="FFFFFF"/>
        </w:rPr>
        <w:t xml:space="preserve"> </w:t>
      </w:r>
    </w:p>
    <w:p w14:paraId="2DF46848" w14:textId="77777777" w:rsidR="00EE4455" w:rsidRDefault="00EE4455" w:rsidP="00EE4455"/>
    <w:p w14:paraId="12CB65C2" w14:textId="77777777" w:rsidR="00EE4455" w:rsidRDefault="00EE4455" w:rsidP="00EE4455"/>
    <w:p w14:paraId="76E45203" w14:textId="77777777" w:rsidR="00EE4455" w:rsidRDefault="00EE4455" w:rsidP="00EE4455"/>
    <w:p w14:paraId="03295709" w14:textId="77777777" w:rsidR="00EE4455" w:rsidRDefault="00EE4455" w:rsidP="00EE4455"/>
    <w:p w14:paraId="6E743F4B" w14:textId="77777777" w:rsidR="00EE4455" w:rsidRDefault="00EE4455" w:rsidP="00EE4455"/>
    <w:p w14:paraId="14955DA3" w14:textId="77777777" w:rsidR="00EE4455" w:rsidRDefault="00EE4455" w:rsidP="00EE4455"/>
    <w:p w14:paraId="4D16742E" w14:textId="77777777" w:rsidR="00EE4455" w:rsidRDefault="00EE4455" w:rsidP="00EE4455"/>
    <w:p w14:paraId="098D5C76" w14:textId="77777777" w:rsidR="003F6988" w:rsidRPr="003F6988" w:rsidRDefault="003F6988" w:rsidP="003F6988"/>
    <w:p w14:paraId="1A814484" w14:textId="5A836763" w:rsidR="003F6988" w:rsidRDefault="003F6988" w:rsidP="003F6988">
      <w:pPr>
        <w:pStyle w:val="10"/>
      </w:pPr>
      <w:r>
        <w:rPr>
          <w:rFonts w:hint="eastAsia"/>
        </w:rPr>
        <w:lastRenderedPageBreak/>
        <w:t>라)</w:t>
      </w:r>
      <w:r>
        <w:t xml:space="preserve"> </w:t>
      </w:r>
      <w:r>
        <w:rPr>
          <w:rFonts w:hint="eastAsia"/>
        </w:rPr>
        <w:t>참고자료</w:t>
      </w:r>
    </w:p>
    <w:p w14:paraId="7E221B06" w14:textId="1234F3D0" w:rsidR="00ED3259" w:rsidRPr="00ED3259" w:rsidRDefault="00ED3259" w:rsidP="00ED3259">
      <w:r>
        <w:rPr>
          <w:rFonts w:hint="eastAsia"/>
        </w:rPr>
        <w:t>페이지 소스 보기 결과 주민등록번호 앞자리 주민등록증 생성 일자 휴대폰 번호 등등이 사용자 페이지에 노출됨</w:t>
      </w:r>
    </w:p>
    <w:p w14:paraId="68B4B2E5" w14:textId="0AFDFFEC" w:rsidR="00EB4CD7" w:rsidRPr="00EB4CD7" w:rsidRDefault="00ED3259" w:rsidP="00EB4CD7">
      <w:r>
        <w:rPr>
          <w:noProof/>
        </w:rPr>
        <w:drawing>
          <wp:inline distT="0" distB="0" distL="0" distR="0" wp14:anchorId="4D4FC8F7" wp14:editId="00C4406D">
            <wp:extent cx="5731510" cy="2773680"/>
            <wp:effectExtent l="0" t="0" r="2540" b="7620"/>
            <wp:docPr id="1120581766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BB8A" w14:textId="77777777" w:rsidR="00ED3259" w:rsidRDefault="00ED3259" w:rsidP="00ED3259">
      <w:pPr>
        <w:jc w:val="center"/>
      </w:pPr>
      <w:r>
        <w:t>(</w:t>
      </w:r>
      <w:r>
        <w:rPr>
          <w:rFonts w:hint="eastAsia"/>
        </w:rPr>
        <w:t>T분실안심9</w:t>
      </w:r>
      <w:r>
        <w:t>90)</w:t>
      </w:r>
    </w:p>
    <w:p w14:paraId="1EB7508D" w14:textId="7999E6B8" w:rsidR="00BA4186" w:rsidRPr="00BA4186" w:rsidRDefault="00BA4186" w:rsidP="00BA4186">
      <w:pPr>
        <w:rPr>
          <w:rFonts w:ascii="맑은 고딕" w:eastAsia="맑은 고딕" w:hAnsi="맑은 고딕"/>
          <w:color w:val="212121"/>
          <w:szCs w:val="20"/>
          <w:shd w:val="clear" w:color="auto" w:fill="FFFFFF"/>
        </w:rPr>
      </w:pPr>
    </w:p>
    <w:p w14:paraId="20351536" w14:textId="01053BAC" w:rsidR="00BA4186" w:rsidRDefault="00EF70BB" w:rsidP="00EF70BB">
      <w:pPr>
        <w:pStyle w:val="10"/>
        <w:rPr>
          <w:b/>
          <w:bCs/>
          <w:shd w:val="clear" w:color="auto" w:fill="FFFFFF"/>
        </w:rPr>
      </w:pPr>
      <w:r w:rsidRPr="007D3300">
        <w:rPr>
          <w:rFonts w:hint="eastAsia"/>
          <w:b/>
          <w:bCs/>
          <w:shd w:val="clear" w:color="auto" w:fill="FFFFFF"/>
        </w:rPr>
        <w:t>8</w:t>
      </w:r>
      <w:r w:rsidRPr="007D3300">
        <w:rPr>
          <w:b/>
          <w:bCs/>
          <w:shd w:val="clear" w:color="auto" w:fill="FFFFFF"/>
        </w:rPr>
        <w:t xml:space="preserve">. </w:t>
      </w:r>
      <w:r w:rsidRPr="007D3300">
        <w:rPr>
          <w:rFonts w:hint="eastAsia"/>
          <w:b/>
          <w:bCs/>
          <w:shd w:val="clear" w:color="auto" w:fill="FFFFFF"/>
        </w:rPr>
        <w:t>과다정보 노출</w:t>
      </w:r>
    </w:p>
    <w:p w14:paraId="40CEE6B6" w14:textId="5223F8AB" w:rsidR="00FD6922" w:rsidRDefault="00FD6922" w:rsidP="00FD6922">
      <w:pPr>
        <w:pStyle w:val="20"/>
      </w:pPr>
      <w:r>
        <w:rPr>
          <w:rFonts w:hint="eastAsia"/>
        </w:rPr>
        <w:t>가)</w:t>
      </w:r>
      <w:r>
        <w:t xml:space="preserve"> </w:t>
      </w:r>
      <w:r>
        <w:rPr>
          <w:rFonts w:hint="eastAsia"/>
        </w:rPr>
        <w:t>취약점 설명</w:t>
      </w:r>
    </w:p>
    <w:p w14:paraId="2FCA148C" w14:textId="77777777" w:rsidR="00FD6922" w:rsidRDefault="00FD6922" w:rsidP="00FD6922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서비스 내 노출 되지 말아야 할 정보들이 노출 될 경우 </w:t>
      </w:r>
      <w:proofErr w:type="gramStart"/>
      <w:r>
        <w:t xml:space="preserve">( </w:t>
      </w:r>
      <w:r>
        <w:rPr>
          <w:rFonts w:hint="eastAsia"/>
        </w:rPr>
        <w:t>예</w:t>
      </w:r>
      <w:proofErr w:type="gramEnd"/>
      <w:r>
        <w:rPr>
          <w:rFonts w:hint="eastAsia"/>
        </w:rPr>
        <w:t xml:space="preserve"> </w:t>
      </w:r>
      <w:r>
        <w:t xml:space="preserve">: </w:t>
      </w:r>
      <w:proofErr w:type="spellStart"/>
      <w:r>
        <w:rPr>
          <w:rFonts w:hint="eastAsia"/>
        </w:rPr>
        <w:t>a</w:t>
      </w:r>
      <w:r>
        <w:t>pikey</w:t>
      </w:r>
      <w:proofErr w:type="spellEnd"/>
      <w:r>
        <w:t xml:space="preserve"> 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d</w:t>
      </w:r>
      <w:r>
        <w:t>evicekey</w:t>
      </w:r>
      <w:proofErr w:type="spellEnd"/>
      <w:r>
        <w:t xml:space="preserve">, </w:t>
      </w:r>
      <w:r>
        <w:rPr>
          <w:rFonts w:hint="eastAsia"/>
        </w:rPr>
        <w:t>기기 정보 등)</w:t>
      </w:r>
    </w:p>
    <w:p w14:paraId="49079EFF" w14:textId="6CA45394" w:rsidR="00FD6922" w:rsidRPr="00FD6922" w:rsidRDefault="00FD6922" w:rsidP="00FD6922">
      <w:pPr>
        <w:pStyle w:val="20"/>
      </w:pPr>
      <w:r>
        <w:rPr>
          <w:rFonts w:hint="eastAsia"/>
        </w:rPr>
        <w:lastRenderedPageBreak/>
        <w:t>나)</w:t>
      </w:r>
      <w:r w:rsidR="00F1731B">
        <w:t xml:space="preserve"> </w:t>
      </w:r>
      <w:r w:rsidR="00F1731B">
        <w:rPr>
          <w:rFonts w:hint="eastAsia"/>
        </w:rPr>
        <w:t>진단방법 및 판단 기준</w:t>
      </w:r>
    </w:p>
    <w:p w14:paraId="70EB6AC5" w14:textId="4D4AC588" w:rsidR="002A23B4" w:rsidRPr="002A23B4" w:rsidRDefault="002A23B4" w:rsidP="002A23B4">
      <w:pPr>
        <w:pStyle w:val="30"/>
        <w:ind w:left="1000" w:hanging="4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페이지 내 고객 휴대폰 정보가 노출된 경우</w:t>
      </w:r>
    </w:p>
    <w:p w14:paraId="5BA8373A" w14:textId="2EA45206" w:rsidR="007D3300" w:rsidRDefault="00F1731B" w:rsidP="007D3300">
      <w:r>
        <w:rPr>
          <w:noProof/>
        </w:rPr>
        <w:drawing>
          <wp:inline distT="0" distB="0" distL="0" distR="0" wp14:anchorId="3312C1BB" wp14:editId="593C3568">
            <wp:extent cx="5731510" cy="2336165"/>
            <wp:effectExtent l="0" t="0" r="2540" b="6985"/>
            <wp:docPr id="1025996659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A9A" w14:textId="25E18DF1" w:rsidR="00F1731B" w:rsidRDefault="002A23B4" w:rsidP="002A23B4">
      <w:pPr>
        <w:jc w:val="center"/>
      </w:pPr>
      <w:r>
        <w:t>(</w:t>
      </w:r>
      <w:r>
        <w:rPr>
          <w:rFonts w:hint="eastAsia"/>
        </w:rPr>
        <w:t>T분실안심9</w:t>
      </w:r>
      <w:r>
        <w:t>90)</w:t>
      </w:r>
    </w:p>
    <w:p w14:paraId="2DFEE374" w14:textId="590F0E85" w:rsidR="00F1731B" w:rsidRDefault="002A23B4" w:rsidP="002A23B4">
      <w:pPr>
        <w:pStyle w:val="30"/>
        <w:ind w:left="1000" w:hanging="4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페이지 내 </w:t>
      </w:r>
      <w:proofErr w:type="spellStart"/>
      <w:r>
        <w:t>api</w:t>
      </w:r>
      <w:proofErr w:type="spellEnd"/>
      <w:r>
        <w:t xml:space="preserve"> </w:t>
      </w:r>
      <w:r>
        <w:rPr>
          <w:rFonts w:hint="eastAsia"/>
        </w:rPr>
        <w:t xml:space="preserve">값이 </w:t>
      </w:r>
      <w:proofErr w:type="gramStart"/>
      <w:r>
        <w:rPr>
          <w:rFonts w:hint="eastAsia"/>
        </w:rPr>
        <w:t>노출 된</w:t>
      </w:r>
      <w:proofErr w:type="gramEnd"/>
      <w:r>
        <w:rPr>
          <w:rFonts w:hint="eastAsia"/>
        </w:rPr>
        <w:t xml:space="preserve"> 경우</w:t>
      </w:r>
    </w:p>
    <w:p w14:paraId="31ACF875" w14:textId="021A723C" w:rsidR="002A23B4" w:rsidRDefault="002A23B4" w:rsidP="002A23B4">
      <w:r>
        <w:rPr>
          <w:noProof/>
        </w:rPr>
        <w:drawing>
          <wp:inline distT="0" distB="0" distL="0" distR="0" wp14:anchorId="52D03947" wp14:editId="253A2C29">
            <wp:extent cx="5731510" cy="1635760"/>
            <wp:effectExtent l="0" t="0" r="2540" b="2540"/>
            <wp:docPr id="1807607937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1DE5" w14:textId="74B06D44" w:rsidR="002A23B4" w:rsidRDefault="002A23B4" w:rsidP="002A23B4">
      <w:r>
        <w:rPr>
          <w:rFonts w:hint="eastAsia"/>
        </w:rPr>
        <w:t>r</w:t>
      </w:r>
      <w:r>
        <w:t xml:space="preserve">esponse </w:t>
      </w:r>
      <w:r>
        <w:rPr>
          <w:rFonts w:hint="eastAsia"/>
        </w:rPr>
        <w:t xml:space="preserve">값에 </w:t>
      </w:r>
      <w:proofErr w:type="spellStart"/>
      <w:r>
        <w:t>apikey</w:t>
      </w:r>
      <w:proofErr w:type="spellEnd"/>
      <w:r>
        <w:t xml:space="preserve"> </w:t>
      </w:r>
      <w:r>
        <w:rPr>
          <w:rFonts w:hint="eastAsia"/>
        </w:rPr>
        <w:t xml:space="preserve">값이 </w:t>
      </w:r>
      <w:proofErr w:type="gramStart"/>
      <w:r>
        <w:rPr>
          <w:rFonts w:hint="eastAsia"/>
        </w:rPr>
        <w:t>노출 된</w:t>
      </w:r>
      <w:proofErr w:type="gramEnd"/>
      <w:r>
        <w:rPr>
          <w:rFonts w:hint="eastAsia"/>
        </w:rPr>
        <w:t xml:space="preserve"> 경우 </w:t>
      </w:r>
      <w:proofErr w:type="spellStart"/>
      <w:r>
        <w:t>api</w:t>
      </w:r>
      <w:proofErr w:type="spellEnd"/>
      <w:r>
        <w:t xml:space="preserve"> </w:t>
      </w:r>
      <w:r>
        <w:rPr>
          <w:rFonts w:hint="eastAsia"/>
        </w:rPr>
        <w:t>호출이 가능함</w:t>
      </w:r>
    </w:p>
    <w:p w14:paraId="2F5CC124" w14:textId="3CEEAB15" w:rsidR="002A23B4" w:rsidRPr="002A23B4" w:rsidRDefault="00F631DE" w:rsidP="002A23B4">
      <w:r>
        <w:rPr>
          <w:noProof/>
        </w:rPr>
        <w:lastRenderedPageBreak/>
        <w:drawing>
          <wp:inline distT="0" distB="0" distL="0" distR="0" wp14:anchorId="2B2612EE" wp14:editId="1B374744">
            <wp:extent cx="5731510" cy="5345432"/>
            <wp:effectExtent l="0" t="0" r="2540" b="7620"/>
            <wp:docPr id="930106615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7678" w14:textId="6F4CA771" w:rsidR="002A23B4" w:rsidRDefault="002A23B4" w:rsidP="007D3300"/>
    <w:p w14:paraId="396033DA" w14:textId="56CFB98B" w:rsidR="00F1731B" w:rsidRDefault="00F631DE" w:rsidP="00F631DE">
      <w:pPr>
        <w:jc w:val="center"/>
      </w:pPr>
      <w:r>
        <w:rPr>
          <w:rFonts w:hint="eastAsia"/>
        </w:rPr>
        <w:t>(</w:t>
      </w:r>
      <w:proofErr w:type="spellStart"/>
      <w:r>
        <w:rPr>
          <w:rFonts w:hint="eastAsia"/>
        </w:rPr>
        <w:t>웨더플래닛</w:t>
      </w:r>
      <w:proofErr w:type="spellEnd"/>
      <w:r>
        <w:rPr>
          <w:rFonts w:hint="eastAsia"/>
        </w:rPr>
        <w:t>)</w:t>
      </w:r>
    </w:p>
    <w:p w14:paraId="5911E322" w14:textId="77777777" w:rsidR="00F1731B" w:rsidRDefault="00F1731B" w:rsidP="007D3300"/>
    <w:p w14:paraId="6A1FF281" w14:textId="60035ED9" w:rsidR="33B5E12B" w:rsidRDefault="33B5E12B" w:rsidP="6DA5480F">
      <w:pPr>
        <w:pStyle w:val="10"/>
        <w:rPr>
          <w:b/>
          <w:bCs/>
        </w:rPr>
      </w:pPr>
      <w:r w:rsidRPr="6DA5480F">
        <w:rPr>
          <w:b/>
          <w:bCs/>
        </w:rPr>
        <w:t>9. 관리자 페이지 분리</w:t>
      </w:r>
    </w:p>
    <w:p w14:paraId="1E93471C" w14:textId="132B7557" w:rsidR="33B5E12B" w:rsidRDefault="33B5E12B" w:rsidP="6DA5480F">
      <w:pPr>
        <w:pStyle w:val="20"/>
      </w:pPr>
      <w:r>
        <w:t>가) 취약점 설명</w:t>
      </w:r>
    </w:p>
    <w:p w14:paraId="490F811D" w14:textId="5BFDBA9B" w:rsidR="33B5E12B" w:rsidRDefault="33B5E12B" w:rsidP="6DA5480F">
      <w:pPr>
        <w:pStyle w:val="1"/>
        <w:numPr>
          <w:ilvl w:val="0"/>
          <w:numId w:val="0"/>
        </w:numPr>
        <w:ind w:left="400"/>
      </w:pPr>
      <w:r>
        <w:t>일반 사용자 페이지와 관리자 페이지가 분리되어 있지 않아 일반 사용자가 관리자 페이지에 접근 가능한지 점검함</w:t>
      </w:r>
    </w:p>
    <w:p w14:paraId="49654F32" w14:textId="4FD0C2D7" w:rsidR="33B5E12B" w:rsidRDefault="33B5E12B" w:rsidP="6DA5480F">
      <w:pPr>
        <w:pStyle w:val="20"/>
      </w:pPr>
      <w:r>
        <w:lastRenderedPageBreak/>
        <w:t>나) 진단방법 및 판단 기준</w:t>
      </w:r>
    </w:p>
    <w:p w14:paraId="1BB8D131" w14:textId="5B963DCC" w:rsidR="33B5E12B" w:rsidRDefault="33B5E12B" w:rsidP="6DA5480F">
      <w:pPr>
        <w:pStyle w:val="1"/>
      </w:pPr>
      <w:r>
        <w:t xml:space="preserve">관리자 페이지가 일반 사용자 페이지와 별도 서버에서 서비스되어 물리적으로 </w:t>
      </w:r>
      <w:proofErr w:type="spellStart"/>
      <w:r>
        <w:t>분리되어있으면</w:t>
      </w:r>
      <w:proofErr w:type="spellEnd"/>
      <w:r>
        <w:t xml:space="preserve"> 양호함</w:t>
      </w:r>
    </w:p>
    <w:p w14:paraId="7B611129" w14:textId="459B9781" w:rsidR="33B5E12B" w:rsidRDefault="33B5E12B" w:rsidP="6DA5480F">
      <w:pPr>
        <w:pStyle w:val="1"/>
      </w:pPr>
      <w:r w:rsidRPr="6DA5480F">
        <w:t xml:space="preserve">관리자 페이지가 일반 사용자 페이지와 동일 서버에서 서비스되나 별개의 WAS에서 </w:t>
      </w:r>
      <w:proofErr w:type="gramStart"/>
      <w:r w:rsidRPr="6DA5480F">
        <w:t>서비스 되어</w:t>
      </w:r>
      <w:proofErr w:type="gramEnd"/>
      <w:r w:rsidRPr="6DA5480F">
        <w:t xml:space="preserve"> 논리적으로 분리되어 있으면 양호함 </w:t>
      </w:r>
      <w:r w:rsidR="039A5AD7" w:rsidRPr="6DA5480F">
        <w:t>(접근 포트가 다르면 논리적 분리)</w:t>
      </w:r>
    </w:p>
    <w:p w14:paraId="6F81922F" w14:textId="4BA64128" w:rsidR="039A5AD7" w:rsidRDefault="039A5AD7" w:rsidP="6DA5480F">
      <w:pPr>
        <w:pStyle w:val="1"/>
      </w:pPr>
      <w:r w:rsidRPr="6DA5480F">
        <w:t>관리자 페이지가 일반 사용자 페이지와 동일 서버 및 동일 WAS에서 서비스되고 있으나 IP 접근제어를 통해 관리자 PC에서만 관리자 페이지에 접근 가능하도록 논리적 분리 수행하면 양호함</w:t>
      </w:r>
    </w:p>
    <w:p w14:paraId="42FF6019" w14:textId="257DD9FD" w:rsidR="6DA5480F" w:rsidRDefault="6DA5480F" w:rsidP="6DA5480F">
      <w:pPr>
        <w:pStyle w:val="1"/>
        <w:numPr>
          <w:ilvl w:val="0"/>
          <w:numId w:val="0"/>
        </w:numPr>
        <w:ind w:left="308"/>
      </w:pPr>
    </w:p>
    <w:p w14:paraId="2E4E6AF4" w14:textId="2F3C0D1C" w:rsidR="007D3300" w:rsidRPr="00757B2C" w:rsidRDefault="33B5E12B" w:rsidP="00757B2C">
      <w:pPr>
        <w:pStyle w:val="10"/>
        <w:rPr>
          <w:b/>
          <w:bCs/>
        </w:rPr>
      </w:pPr>
      <w:r w:rsidRPr="6DA5480F">
        <w:rPr>
          <w:b/>
          <w:bCs/>
        </w:rPr>
        <w:t>10</w:t>
      </w:r>
      <w:r w:rsidR="007D3300" w:rsidRPr="6DA5480F">
        <w:rPr>
          <w:b/>
          <w:bCs/>
        </w:rPr>
        <w:t xml:space="preserve">. </w:t>
      </w:r>
      <w:bookmarkStart w:id="30" w:name="_Toc535395017"/>
      <w:r w:rsidR="007D3300" w:rsidRPr="6DA5480F">
        <w:rPr>
          <w:b/>
          <w:bCs/>
        </w:rPr>
        <w:t>취약한 HTTPS 재협상 허용</w:t>
      </w:r>
      <w:bookmarkEnd w:id="30"/>
    </w:p>
    <w:p w14:paraId="7C8D47FD" w14:textId="132B7557" w:rsidR="007D3300" w:rsidRDefault="007D3300" w:rsidP="007D3300">
      <w:pPr>
        <w:pStyle w:val="20"/>
      </w:pPr>
      <w:bookmarkStart w:id="31" w:name="_Toc535395018"/>
      <w:r>
        <w:rPr>
          <w:rFonts w:hint="eastAsia"/>
        </w:rPr>
        <w:t>가)</w:t>
      </w:r>
      <w:r>
        <w:t xml:space="preserve"> </w:t>
      </w:r>
      <w:r>
        <w:rPr>
          <w:rFonts w:hint="eastAsia"/>
        </w:rPr>
        <w:t>취약점 설명</w:t>
      </w:r>
      <w:bookmarkEnd w:id="31"/>
    </w:p>
    <w:p w14:paraId="203806C9" w14:textId="77777777" w:rsidR="007D3300" w:rsidRDefault="007D3300" w:rsidP="007D3300">
      <w:pPr>
        <w:pStyle w:val="1"/>
        <w:numPr>
          <w:ilvl w:val="0"/>
          <w:numId w:val="0"/>
        </w:numPr>
        <w:ind w:left="400"/>
      </w:pPr>
      <w:r>
        <w:rPr>
          <w:rFonts w:hint="eastAsia"/>
        </w:rPr>
        <w:t>암호화된 통신내용이 노출될 가능성이 존재하는 취약한 방식의 HTTPS 재협상(Renegotiation)을 허용 여부를 점검함</w:t>
      </w:r>
    </w:p>
    <w:p w14:paraId="2068FED9" w14:textId="77777777" w:rsidR="007D3300" w:rsidRDefault="007D3300" w:rsidP="007D3300">
      <w:pPr>
        <w:pStyle w:val="1"/>
        <w:numPr>
          <w:ilvl w:val="0"/>
          <w:numId w:val="0"/>
        </w:numPr>
        <w:ind w:left="400"/>
      </w:pPr>
      <w:r>
        <w:rPr>
          <w:rFonts w:hint="eastAsia"/>
        </w:rPr>
        <w:t>SSLTEST 결과 insecure client-initiated renegotiation 값 점검 등(ex. No - 양호, supported - 미흡)</w:t>
      </w:r>
    </w:p>
    <w:p w14:paraId="680D5516" w14:textId="61EBD705" w:rsidR="007D3300" w:rsidRDefault="007D3300" w:rsidP="007D3300">
      <w:pPr>
        <w:pStyle w:val="20"/>
      </w:pPr>
      <w:r>
        <w:rPr>
          <w:rFonts w:hint="eastAsia"/>
        </w:rPr>
        <w:t>나)</w:t>
      </w:r>
      <w:r>
        <w:t xml:space="preserve"> </w:t>
      </w:r>
      <w:r>
        <w:rPr>
          <w:rFonts w:hint="eastAsia"/>
        </w:rPr>
        <w:t>진단방법 및 판단 기준</w:t>
      </w:r>
      <w:r>
        <w:t xml:space="preserve"> </w:t>
      </w:r>
    </w:p>
    <w:p w14:paraId="6F40BFC0" w14:textId="77777777" w:rsidR="007D3300" w:rsidRDefault="007D3300" w:rsidP="007D3300">
      <w:pPr>
        <w:pStyle w:val="1"/>
      </w:pPr>
      <w:r>
        <w:t xml:space="preserve">다음은 암호화 통신 수준을 체크해주는 </w:t>
      </w:r>
      <w:proofErr w:type="spellStart"/>
      <w:r>
        <w:t>ssllabs</w:t>
      </w:r>
      <w:proofErr w:type="spellEnd"/>
      <w:r>
        <w:t xml:space="preserve"> 사이트에서 google 사이트를 검색한 결과임.  다음과 같이 재협상(Renegotiation) 허용 여부 결과를 </w:t>
      </w:r>
      <w:proofErr w:type="spellStart"/>
      <w:r>
        <w:t>리포팅함</w:t>
      </w:r>
      <w:proofErr w:type="spellEnd"/>
      <w:r>
        <w:t>.</w:t>
      </w:r>
    </w:p>
    <w:p w14:paraId="07CEA2CA" w14:textId="35237670" w:rsidR="63E2B2D1" w:rsidRDefault="63E2B2D1" w:rsidP="39887197">
      <w:pPr>
        <w:pStyle w:val="1"/>
        <w:rPr>
          <w:rFonts w:asciiTheme="minorHAnsi" w:eastAsiaTheme="minorEastAsia" w:hAnsiTheme="minorHAnsi" w:cstheme="minorBidi"/>
        </w:rPr>
      </w:pPr>
      <w:r w:rsidRPr="39887197">
        <w:rPr>
          <w:highlight w:val="yellow"/>
        </w:rPr>
        <w:t>진단 시</w:t>
      </w:r>
      <w:r w:rsidRPr="39887197">
        <w:rPr>
          <w:b/>
          <w:bCs/>
          <w:highlight w:val="yellow"/>
        </w:rPr>
        <w:t xml:space="preserve"> </w:t>
      </w:r>
      <w:r w:rsidR="52261C93" w:rsidRPr="39887197">
        <w:rPr>
          <w:b/>
          <w:bCs/>
          <w:highlight w:val="yellow"/>
        </w:rPr>
        <w:t>“Do not show the results on the boards”</w:t>
      </w:r>
      <w:r w:rsidR="52261C93" w:rsidRPr="39887197">
        <w:rPr>
          <w:highlight w:val="yellow"/>
        </w:rPr>
        <w:t xml:space="preserve"> 옵션을 체크하고 돌리고, 점검 완료 후 </w:t>
      </w:r>
      <w:r w:rsidR="52261C93" w:rsidRPr="39887197">
        <w:rPr>
          <w:b/>
          <w:bCs/>
          <w:highlight w:val="yellow"/>
        </w:rPr>
        <w:t>“clear cache"</w:t>
      </w:r>
      <w:r w:rsidR="52261C93" w:rsidRPr="39887197">
        <w:rPr>
          <w:highlight w:val="yellow"/>
        </w:rPr>
        <w:t xml:space="preserve"> 해야함</w:t>
      </w:r>
    </w:p>
    <w:p w14:paraId="22090FC7" w14:textId="77777777" w:rsidR="007D3300" w:rsidRDefault="007D3300" w:rsidP="007D3300">
      <w:pPr>
        <w:pStyle w:val="1"/>
      </w:pPr>
      <w:r>
        <w:rPr>
          <w:rFonts w:hint="eastAsia"/>
        </w:rPr>
        <w:t>테스트 결과 insecure client-initiated renegotiation 값이 (ex. No - 양호, supported - 미흡)</w:t>
      </w:r>
    </w:p>
    <w:p w14:paraId="50AF15D7" w14:textId="77777777" w:rsidR="007D3300" w:rsidRDefault="007D3300" w:rsidP="007D3300">
      <w:pPr>
        <w:ind w:leftChars="476" w:left="952"/>
      </w:pPr>
      <w:r>
        <w:rPr>
          <w:noProof/>
        </w:rPr>
        <w:drawing>
          <wp:inline distT="0" distB="0" distL="0" distR="0" wp14:anchorId="09AECA9F" wp14:editId="119FF035">
            <wp:extent cx="5641975" cy="2130425"/>
            <wp:effectExtent l="19050" t="19050" r="15875" b="22225"/>
            <wp:docPr id="25" name="그림 2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9" t="4373" r="7208" b="60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21304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E5BD0F" w14:textId="50BBCF79" w:rsidR="007D3300" w:rsidRDefault="007D3300" w:rsidP="007D3300">
      <w:pPr>
        <w:ind w:leftChars="476" w:left="952"/>
      </w:pPr>
    </w:p>
    <w:p w14:paraId="2A22EF57" w14:textId="6F8DB922" w:rsidR="007D3300" w:rsidRDefault="50782BAC" w:rsidP="007D3300">
      <w:pPr>
        <w:pStyle w:val="1"/>
        <w:rPr>
          <w:color w:val="FF0000"/>
        </w:rPr>
      </w:pPr>
      <w:r w:rsidRPr="6DA5480F">
        <w:rPr>
          <w:color w:val="FF0000"/>
        </w:rPr>
        <w:t>진단 대상이 내부망에 위치하거나 443 포트 외 포트를 사용하는 경우 별도의 툴 사용(</w:t>
      </w:r>
      <w:proofErr w:type="spellStart"/>
      <w:r w:rsidRPr="6DA5480F">
        <w:rPr>
          <w:color w:val="FF0000"/>
        </w:rPr>
        <w:t>SSLScan</w:t>
      </w:r>
      <w:proofErr w:type="spellEnd"/>
      <w:r w:rsidRPr="6DA5480F">
        <w:rPr>
          <w:color w:val="FF0000"/>
        </w:rPr>
        <w:t xml:space="preserve">, python </w:t>
      </w:r>
      <w:proofErr w:type="spellStart"/>
      <w:r w:rsidRPr="6DA5480F">
        <w:rPr>
          <w:color w:val="FF0000"/>
        </w:rPr>
        <w:t>sslye</w:t>
      </w:r>
      <w:proofErr w:type="spellEnd"/>
      <w:r w:rsidRPr="6DA5480F">
        <w:rPr>
          <w:color w:val="FF0000"/>
        </w:rPr>
        <w:t>)</w:t>
      </w:r>
    </w:p>
    <w:p w14:paraId="182ECFC7" w14:textId="0C49C520" w:rsidR="007D3300" w:rsidRDefault="007D3300" w:rsidP="6DA5480F">
      <w:pPr>
        <w:pStyle w:val="1"/>
        <w:numPr>
          <w:ilvl w:val="0"/>
          <w:numId w:val="0"/>
        </w:numPr>
        <w:rPr>
          <w:color w:val="FF0000"/>
        </w:rPr>
      </w:pPr>
    </w:p>
    <w:p w14:paraId="7392CE20" w14:textId="6B7EDA00" w:rsidR="007D3300" w:rsidRDefault="007D3300" w:rsidP="007D3300">
      <w:pPr>
        <w:pStyle w:val="1"/>
        <w:rPr>
          <w:color w:val="FF0000"/>
        </w:rPr>
      </w:pPr>
      <w:r w:rsidRPr="6DA5480F">
        <w:rPr>
          <w:color w:val="FF0000"/>
        </w:rPr>
        <w:t xml:space="preserve">Python </w:t>
      </w:r>
      <w:proofErr w:type="spellStart"/>
      <w:r w:rsidRPr="6DA5480F">
        <w:rPr>
          <w:color w:val="FF0000"/>
        </w:rPr>
        <w:t>sslzye</w:t>
      </w:r>
      <w:proofErr w:type="spellEnd"/>
      <w:r w:rsidRPr="6DA5480F">
        <w:rPr>
          <w:color w:val="FF0000"/>
        </w:rPr>
        <w:t>)</w:t>
      </w:r>
      <w:r w:rsidR="2FCA9E45" w:rsidRPr="6DA5480F">
        <w:rPr>
          <w:color w:val="FF0000"/>
        </w:rPr>
        <w:t xml:space="preserve"> 사용법</w:t>
      </w:r>
    </w:p>
    <w:p w14:paraId="61FA8E1F" w14:textId="77777777" w:rsidR="007D3300" w:rsidRDefault="007D3300" w:rsidP="007D3300">
      <w:pPr>
        <w:pStyle w:val="a3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rPr>
          <w:color w:val="FF0000"/>
        </w:rPr>
      </w:pPr>
      <w:r>
        <w:rPr>
          <w:rFonts w:hint="eastAsia"/>
          <w:color w:val="FF0000"/>
        </w:rPr>
        <w:t xml:space="preserve">온라인 SSL 스캐너 사이트에 접속이 불가능할 경우, 아래와 같이 ‘Python </w:t>
      </w:r>
      <w:proofErr w:type="spellStart"/>
      <w:r>
        <w:rPr>
          <w:rFonts w:hint="eastAsia"/>
          <w:color w:val="FF0000"/>
        </w:rPr>
        <w:t>sslyze</w:t>
      </w:r>
      <w:proofErr w:type="spellEnd"/>
      <w:r>
        <w:rPr>
          <w:rFonts w:hint="eastAsia"/>
          <w:color w:val="FF0000"/>
        </w:rPr>
        <w:t>’ 오프라인 스캐너를 이용하여 점검함 (</w:t>
      </w:r>
      <w:r>
        <w:rPr>
          <w:rFonts w:hint="eastAsia"/>
          <w:b/>
          <w:color w:val="FF0000"/>
        </w:rPr>
        <w:t>sslyze.exe --regular [사이트 주소]</w:t>
      </w:r>
      <w:r>
        <w:rPr>
          <w:rFonts w:hint="eastAsia"/>
          <w:color w:val="FF0000"/>
        </w:rPr>
        <w:t>)</w:t>
      </w:r>
    </w:p>
    <w:p w14:paraId="642B15B3" w14:textId="77777777" w:rsidR="007D3300" w:rsidRDefault="007D3300" w:rsidP="007D3300">
      <w:pPr>
        <w:ind w:leftChars="490" w:left="98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FCEEECE" wp14:editId="00AC2E9B">
            <wp:extent cx="5607050" cy="1742440"/>
            <wp:effectExtent l="19050" t="19050" r="12700" b="1016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7" r="34663" b="49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742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EC5715" w14:textId="77777777" w:rsidR="007D3300" w:rsidRDefault="007D3300" w:rsidP="007D3300">
      <w:pPr>
        <w:rPr>
          <w:color w:val="FF0000"/>
        </w:rPr>
      </w:pPr>
      <w:r>
        <w:rPr>
          <w:rFonts w:hint="eastAsia"/>
          <w:color w:val="FF0000"/>
        </w:rPr>
        <w:br w:type="page"/>
      </w:r>
    </w:p>
    <w:p w14:paraId="7CD59F69" w14:textId="77777777" w:rsidR="007D3300" w:rsidRDefault="007D3300" w:rsidP="007D3300">
      <w:pPr>
        <w:pStyle w:val="a3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rPr>
          <w:color w:val="FF0000"/>
        </w:rPr>
      </w:pPr>
      <w:proofErr w:type="spellStart"/>
      <w:r>
        <w:rPr>
          <w:rFonts w:hint="eastAsia"/>
          <w:color w:val="FF0000"/>
        </w:rPr>
        <w:lastRenderedPageBreak/>
        <w:t>sslyze</w:t>
      </w:r>
      <w:proofErr w:type="spellEnd"/>
      <w:r>
        <w:rPr>
          <w:rFonts w:hint="eastAsia"/>
          <w:color w:val="FF0000"/>
        </w:rPr>
        <w:t xml:space="preserve"> 실행 결과 HTTPS 재협상 취약점 존재여부를 확인할 수 있음 (Client-initiated Renegotiation, Secure Renegotiation - OK 시 양호) </w:t>
      </w:r>
    </w:p>
    <w:p w14:paraId="2A5176BB" w14:textId="77777777" w:rsidR="007D3300" w:rsidRDefault="007D3300" w:rsidP="007D3300">
      <w:pPr>
        <w:pStyle w:val="a3"/>
        <w:ind w:leftChars="0" w:left="993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88494A6" wp14:editId="414781D1">
            <wp:extent cx="5633085" cy="1380490"/>
            <wp:effectExtent l="19050" t="19050" r="24765" b="10160"/>
            <wp:docPr id="27" name="그림 27" descr="취약한 https 재협상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3" descr="취약한 https 재협상_00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1" r="13525" b="61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13804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44B9E1" w14:textId="77777777" w:rsidR="007D3300" w:rsidRDefault="007D3300" w:rsidP="007D3300">
      <w:pPr>
        <w:ind w:firstLine="709"/>
        <w:rPr>
          <w:color w:val="FF0000"/>
        </w:rPr>
      </w:pPr>
    </w:p>
    <w:p w14:paraId="719BAD53" w14:textId="77777777" w:rsidR="007D3300" w:rsidRDefault="007D3300" w:rsidP="007D3300">
      <w:pPr>
        <w:pStyle w:val="a3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rPr>
          <w:color w:val="FF0000"/>
        </w:rPr>
      </w:pPr>
      <w:proofErr w:type="spellStart"/>
      <w:r>
        <w:rPr>
          <w:rFonts w:hint="eastAsia"/>
          <w:color w:val="FF0000"/>
        </w:rPr>
        <w:t>sslyze</w:t>
      </w:r>
      <w:proofErr w:type="spellEnd"/>
      <w:r>
        <w:rPr>
          <w:rFonts w:hint="eastAsia"/>
          <w:color w:val="FF0000"/>
        </w:rPr>
        <w:t xml:space="preserve"> 실행 결과 HTTPS 재협상 취약점 존재여부를 확인할 수 있음 (Client-initiated Renegotiation, Secure Renegotiation - VULNERABLE 시 취약)</w:t>
      </w:r>
    </w:p>
    <w:p w14:paraId="7C553904" w14:textId="77777777" w:rsidR="007D3300" w:rsidRDefault="007D3300" w:rsidP="007D3300">
      <w:pPr>
        <w:ind w:leftChars="490" w:left="98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F4C083D" wp14:editId="52E4F9C8">
            <wp:extent cx="5607050" cy="1388745"/>
            <wp:effectExtent l="19050" t="19050" r="12700" b="20955"/>
            <wp:docPr id="19" name="그림 19" descr="취약한 https 재협상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4" descr="취약한 https 재협상_00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7" r="15891" b="2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3887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C7955FF" w14:textId="77777777" w:rsidR="007D3300" w:rsidRDefault="007D3300" w:rsidP="007D3300">
      <w:pPr>
        <w:ind w:firstLine="800"/>
        <w:rPr>
          <w:color w:val="FF0000"/>
        </w:rPr>
      </w:pPr>
      <w:r>
        <w:rPr>
          <w:rFonts w:hint="eastAsia"/>
          <w:color w:val="FF0000"/>
        </w:rPr>
        <w:t xml:space="preserve">※ </w:t>
      </w:r>
      <w:proofErr w:type="spellStart"/>
      <w:r>
        <w:rPr>
          <w:rFonts w:hint="eastAsia"/>
          <w:color w:val="FF0000"/>
        </w:rPr>
        <w:t>sslyze</w:t>
      </w:r>
      <w:proofErr w:type="spellEnd"/>
      <w:r>
        <w:rPr>
          <w:rFonts w:hint="eastAsia"/>
          <w:color w:val="FF0000"/>
        </w:rPr>
        <w:t xml:space="preserve"> 다운로드(exe 파일</w:t>
      </w:r>
      <w:proofErr w:type="gramStart"/>
      <w:r>
        <w:rPr>
          <w:rFonts w:hint="eastAsia"/>
          <w:color w:val="FF0000"/>
        </w:rPr>
        <w:t>) :</w:t>
      </w:r>
      <w:proofErr w:type="gramEnd"/>
      <w:r>
        <w:rPr>
          <w:rFonts w:hint="eastAsia"/>
          <w:color w:val="FF0000"/>
        </w:rPr>
        <w:t xml:space="preserve"> https://github.com/nabla-c0d3/sslyze/releases </w:t>
      </w:r>
    </w:p>
    <w:p w14:paraId="05E5081C" w14:textId="77777777" w:rsidR="007D3300" w:rsidRDefault="007D3300" w:rsidP="007D3300"/>
    <w:p w14:paraId="3E74C003" w14:textId="77777777" w:rsidR="007D3300" w:rsidRDefault="007D3300" w:rsidP="007D3300">
      <w:pPr>
        <w:pStyle w:val="1"/>
        <w:rPr>
          <w:color w:val="FF0000"/>
        </w:rPr>
      </w:pPr>
      <w:r>
        <w:rPr>
          <w:rFonts w:hint="eastAsia"/>
          <w:color w:val="FF0000"/>
        </w:rPr>
        <w:t>진단 대상이 내부망에 위치할 때 진단 Tool 사용 방법 (</w:t>
      </w:r>
      <w:proofErr w:type="spellStart"/>
      <w:r>
        <w:rPr>
          <w:rFonts w:hint="eastAsia"/>
          <w:color w:val="FF0000"/>
        </w:rPr>
        <w:t>openSSL</w:t>
      </w:r>
      <w:proofErr w:type="spellEnd"/>
      <w:r>
        <w:rPr>
          <w:rFonts w:hint="eastAsia"/>
          <w:color w:val="FF0000"/>
        </w:rPr>
        <w:t xml:space="preserve">) </w:t>
      </w:r>
    </w:p>
    <w:p w14:paraId="1FF70284" w14:textId="77777777" w:rsidR="007D3300" w:rsidRDefault="007D3300" w:rsidP="007D3300">
      <w:pPr>
        <w:pStyle w:val="a3"/>
        <w:widowControl/>
        <w:numPr>
          <w:ilvl w:val="0"/>
          <w:numId w:val="17"/>
        </w:numPr>
        <w:wordWrap/>
        <w:autoSpaceDE/>
        <w:autoSpaceDN/>
        <w:spacing w:after="0" w:line="276" w:lineRule="auto"/>
        <w:ind w:leftChars="0"/>
        <w:rPr>
          <w:color w:val="FF0000"/>
        </w:rPr>
      </w:pPr>
      <w:r>
        <w:rPr>
          <w:rFonts w:hint="eastAsia"/>
          <w:color w:val="FF0000"/>
        </w:rPr>
        <w:t>온라인 SSL 스캐너 사이트에 접속이 불가능할 경우, 아래와 같이 ‘</w:t>
      </w:r>
      <w:proofErr w:type="spellStart"/>
      <w:r>
        <w:rPr>
          <w:rFonts w:hint="eastAsia"/>
          <w:color w:val="FF0000"/>
        </w:rPr>
        <w:t>openSSL</w:t>
      </w:r>
      <w:proofErr w:type="spellEnd"/>
      <w:r>
        <w:rPr>
          <w:rFonts w:hint="eastAsia"/>
          <w:color w:val="FF0000"/>
        </w:rPr>
        <w:t>’ 오프라인 스캐너를 이용하여 점검함 (</w:t>
      </w:r>
      <w:proofErr w:type="spellStart"/>
      <w:r>
        <w:rPr>
          <w:rFonts w:hint="eastAsia"/>
          <w:b/>
          <w:color w:val="FF0000"/>
        </w:rPr>
        <w:t>openssl</w:t>
      </w:r>
      <w:proofErr w:type="spellEnd"/>
      <w:r>
        <w:rPr>
          <w:rFonts w:hint="eastAsia"/>
          <w:b/>
          <w:color w:val="FF0000"/>
        </w:rPr>
        <w:t xml:space="preserve"> </w:t>
      </w:r>
      <w:proofErr w:type="spellStart"/>
      <w:r>
        <w:rPr>
          <w:rFonts w:hint="eastAsia"/>
          <w:b/>
          <w:color w:val="FF0000"/>
        </w:rPr>
        <w:t>s_client</w:t>
      </w:r>
      <w:proofErr w:type="spellEnd"/>
      <w:r>
        <w:rPr>
          <w:rFonts w:hint="eastAsia"/>
          <w:b/>
          <w:color w:val="FF0000"/>
        </w:rPr>
        <w:t xml:space="preserve"> –connect [사이트 </w:t>
      </w:r>
      <w:proofErr w:type="gramStart"/>
      <w:r>
        <w:rPr>
          <w:rFonts w:hint="eastAsia"/>
          <w:b/>
          <w:color w:val="FF0000"/>
        </w:rPr>
        <w:t>주소:Port</w:t>
      </w:r>
      <w:proofErr w:type="gramEnd"/>
      <w:r>
        <w:rPr>
          <w:rFonts w:hint="eastAsia"/>
          <w:b/>
          <w:color w:val="FF0000"/>
        </w:rPr>
        <w:t>]</w:t>
      </w:r>
      <w:r>
        <w:rPr>
          <w:rFonts w:hint="eastAsia"/>
          <w:color w:val="FF0000"/>
        </w:rPr>
        <w:t>)</w:t>
      </w:r>
    </w:p>
    <w:p w14:paraId="62284A1B" w14:textId="77777777" w:rsidR="007D3300" w:rsidRDefault="007D3300" w:rsidP="007D3300">
      <w:pPr>
        <w:ind w:firstLineChars="400" w:firstLine="800"/>
        <w:jc w:val="right"/>
        <w:rPr>
          <w:color w:val="FF0000"/>
        </w:rPr>
      </w:pPr>
      <w:r w:rsidRPr="079E0A66">
        <w:rPr>
          <w:color w:val="FF0000"/>
        </w:rPr>
        <w:t xml:space="preserve"> </w:t>
      </w:r>
      <w:r>
        <w:rPr>
          <w:noProof/>
          <w:color w:val="FF0000"/>
        </w:rPr>
        <w:drawing>
          <wp:inline distT="0" distB="0" distL="0" distR="0" wp14:anchorId="354F3D9B" wp14:editId="3BFB35E1">
            <wp:extent cx="5607050" cy="1638935"/>
            <wp:effectExtent l="19050" t="19050" r="12700" b="1841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8" r="39478" b="5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3893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EAFEAF0" w14:textId="77777777" w:rsidR="007D3300" w:rsidRDefault="007D3300" w:rsidP="007D3300">
      <w:pPr>
        <w:rPr>
          <w:color w:val="FF0000"/>
        </w:rPr>
      </w:pPr>
      <w:r>
        <w:rPr>
          <w:rFonts w:hint="eastAsia"/>
          <w:color w:val="FF0000"/>
        </w:rPr>
        <w:br w:type="page"/>
      </w:r>
    </w:p>
    <w:p w14:paraId="7DD4E010" w14:textId="77777777" w:rsidR="007D3300" w:rsidRDefault="007D3300" w:rsidP="007D3300">
      <w:pPr>
        <w:ind w:firstLine="800"/>
        <w:rPr>
          <w:color w:val="FF0000"/>
        </w:rPr>
      </w:pPr>
      <w:r>
        <w:rPr>
          <w:rFonts w:hint="eastAsia"/>
          <w:color w:val="FF0000"/>
        </w:rPr>
        <w:lastRenderedPageBreak/>
        <w:t>② ‘</w:t>
      </w:r>
      <w:proofErr w:type="spellStart"/>
      <w:r>
        <w:rPr>
          <w:rFonts w:hint="eastAsia"/>
          <w:color w:val="FF0000"/>
        </w:rPr>
        <w:t>openSSL</w:t>
      </w:r>
      <w:proofErr w:type="spellEnd"/>
      <w:r>
        <w:rPr>
          <w:rFonts w:hint="eastAsia"/>
          <w:color w:val="FF0000"/>
        </w:rPr>
        <w:t xml:space="preserve">’ 스캐너 점검 결과에서 취약한 프로토콜 사용 여부 파악이 가능함 (ex. Secure </w:t>
      </w:r>
    </w:p>
    <w:p w14:paraId="6AA4AEB6" w14:textId="77777777" w:rsidR="007D3300" w:rsidRDefault="007D3300" w:rsidP="007D3300">
      <w:pPr>
        <w:ind w:firstLine="800"/>
        <w:rPr>
          <w:color w:val="FF0000"/>
        </w:rPr>
      </w:pPr>
      <w:r>
        <w:rPr>
          <w:rFonts w:hint="eastAsia"/>
          <w:color w:val="FF0000"/>
        </w:rPr>
        <w:t xml:space="preserve">Renegotiation IS supported - 양호, Secure Renegotiation IS NOT supported - 취약) </w:t>
      </w:r>
    </w:p>
    <w:p w14:paraId="4ACF6158" w14:textId="77777777" w:rsidR="007D3300" w:rsidRDefault="007D3300" w:rsidP="007D3300">
      <w:pPr>
        <w:ind w:firstLine="800"/>
        <w:jc w:val="right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2F4ED906" wp14:editId="7EE87E50">
            <wp:extent cx="5607050" cy="2191385"/>
            <wp:effectExtent l="19050" t="19050" r="12700" b="1841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9" r="41403" b="49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1913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0D65605" w14:textId="77777777" w:rsidR="007D3300" w:rsidRDefault="007D3300" w:rsidP="007D3300">
      <w:pPr>
        <w:ind w:firstLine="800"/>
        <w:rPr>
          <w:color w:val="FF0000"/>
        </w:rPr>
      </w:pPr>
      <w:r>
        <w:rPr>
          <w:rFonts w:hint="eastAsia"/>
          <w:color w:val="FF0000"/>
        </w:rPr>
        <w:t xml:space="preserve">※ </w:t>
      </w:r>
      <w:proofErr w:type="spellStart"/>
      <w:r>
        <w:rPr>
          <w:rFonts w:hint="eastAsia"/>
          <w:color w:val="FF0000"/>
        </w:rPr>
        <w:t>openSSL</w:t>
      </w:r>
      <w:proofErr w:type="spellEnd"/>
      <w:r>
        <w:rPr>
          <w:rFonts w:hint="eastAsia"/>
          <w:color w:val="FF0000"/>
        </w:rPr>
        <w:t xml:space="preserve"> 다운로드 및 </w:t>
      </w:r>
      <w:proofErr w:type="gramStart"/>
      <w:r>
        <w:rPr>
          <w:rFonts w:hint="eastAsia"/>
          <w:color w:val="FF0000"/>
        </w:rPr>
        <w:t>설치방법 :</w:t>
      </w:r>
      <w:proofErr w:type="gramEnd"/>
      <w:r>
        <w:rPr>
          <w:rFonts w:hint="eastAsia"/>
          <w:color w:val="FF0000"/>
        </w:rPr>
        <w:t xml:space="preserve"> https://blog.naver.com/baekmg1988/221454486746</w:t>
      </w:r>
    </w:p>
    <w:p w14:paraId="2FA4C691" w14:textId="4AB0DF06" w:rsidR="007D3300" w:rsidRDefault="007D3300" w:rsidP="007D3300">
      <w:pPr>
        <w:pStyle w:val="20"/>
      </w:pPr>
      <w:r>
        <w:rPr>
          <w:rFonts w:hint="eastAsia"/>
        </w:rPr>
        <w:t>다)</w:t>
      </w:r>
      <w:r>
        <w:t xml:space="preserve"> </w:t>
      </w:r>
      <w:r>
        <w:rPr>
          <w:rFonts w:hint="eastAsia"/>
        </w:rPr>
        <w:t>진단 시 주의사항</w:t>
      </w:r>
    </w:p>
    <w:p w14:paraId="7E68BD05" w14:textId="196035BF" w:rsidR="007D3300" w:rsidRPr="007D3300" w:rsidRDefault="007D3300" w:rsidP="007D3300">
      <w:pPr>
        <w:rPr>
          <w:b/>
          <w:bCs/>
        </w:rPr>
      </w:pPr>
      <w:r w:rsidRPr="007D3300">
        <w:rPr>
          <w:rFonts w:hint="eastAsia"/>
          <w:b/>
          <w:bCs/>
        </w:rPr>
        <w:t>S</w:t>
      </w:r>
      <w:r w:rsidRPr="007D3300">
        <w:rPr>
          <w:b/>
          <w:bCs/>
        </w:rPr>
        <w:t xml:space="preserve">SL </w:t>
      </w:r>
      <w:r w:rsidRPr="007D3300">
        <w:rPr>
          <w:rFonts w:hint="eastAsia"/>
          <w:b/>
          <w:bCs/>
        </w:rPr>
        <w:t>통신 구간 양호 케이스</w:t>
      </w:r>
    </w:p>
    <w:p w14:paraId="1AFAA194" w14:textId="4C2C1053" w:rsidR="007D3300" w:rsidRDefault="007D3300" w:rsidP="007D3300">
      <w:r>
        <w:rPr>
          <w:noProof/>
        </w:rPr>
        <w:drawing>
          <wp:inline distT="0" distB="0" distL="0" distR="0" wp14:anchorId="517B253B" wp14:editId="0B0E0495">
            <wp:extent cx="5731510" cy="3862705"/>
            <wp:effectExtent l="0" t="0" r="2540" b="4445"/>
            <wp:docPr id="1609506486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45B3" w14:textId="1534A638" w:rsidR="007D3300" w:rsidRDefault="00757B2C" w:rsidP="00757B2C">
      <w:pPr>
        <w:jc w:val="center"/>
      </w:pPr>
      <w:r>
        <w:lastRenderedPageBreak/>
        <w:t>(</w:t>
      </w:r>
      <w:proofErr w:type="spellStart"/>
      <w:r>
        <w:rPr>
          <w:rFonts w:hint="eastAsia"/>
        </w:rPr>
        <w:t>R</w:t>
      </w:r>
      <w:r>
        <w:t>ubixbrain</w:t>
      </w:r>
      <w:proofErr w:type="spellEnd"/>
      <w:r>
        <w:t>)</w:t>
      </w:r>
    </w:p>
    <w:p w14:paraId="3061D96C" w14:textId="2E8E050A" w:rsidR="007D3300" w:rsidRDefault="007D3300" w:rsidP="007D3300">
      <w:pPr>
        <w:rPr>
          <w:b/>
          <w:bCs/>
        </w:rPr>
      </w:pPr>
      <w:r w:rsidRPr="007D3300">
        <w:rPr>
          <w:b/>
          <w:bCs/>
        </w:rPr>
        <w:t xml:space="preserve">SSL </w:t>
      </w:r>
      <w:r w:rsidRPr="007D3300">
        <w:rPr>
          <w:rFonts w:hint="eastAsia"/>
          <w:b/>
          <w:bCs/>
        </w:rPr>
        <w:t>통신 구간 정보 케이스</w:t>
      </w:r>
    </w:p>
    <w:p w14:paraId="19641B0A" w14:textId="61E412E3" w:rsidR="007D3300" w:rsidRDefault="007D3300" w:rsidP="007D3300">
      <w:pPr>
        <w:rPr>
          <w:b/>
          <w:bCs/>
        </w:rPr>
      </w:pPr>
      <w:r>
        <w:rPr>
          <w:noProof/>
        </w:rPr>
        <w:drawing>
          <wp:inline distT="0" distB="0" distL="0" distR="0" wp14:anchorId="05B56D1A" wp14:editId="4E90DA6F">
            <wp:extent cx="5731510" cy="2034540"/>
            <wp:effectExtent l="0" t="0" r="2540" b="3810"/>
            <wp:docPr id="235449939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0568" w14:textId="1E1E12E9" w:rsidR="007D3300" w:rsidRDefault="00757B2C" w:rsidP="00757B2C">
      <w:pPr>
        <w:jc w:val="center"/>
      </w:pPr>
      <w:r w:rsidRPr="00757B2C">
        <w:rPr>
          <w:rFonts w:hint="eastAsia"/>
        </w:rPr>
        <w:t>(기업홈페이지</w:t>
      </w:r>
      <w:r w:rsidRPr="00757B2C">
        <w:t>)</w:t>
      </w:r>
    </w:p>
    <w:p w14:paraId="02C82667" w14:textId="77777777" w:rsidR="00757B2C" w:rsidRPr="00757B2C" w:rsidRDefault="00757B2C" w:rsidP="00757B2C">
      <w:pPr>
        <w:jc w:val="center"/>
      </w:pPr>
    </w:p>
    <w:p w14:paraId="3CFFA1E6" w14:textId="786DF3AE" w:rsidR="007D3300" w:rsidRDefault="007D3300" w:rsidP="007D3300">
      <w:r w:rsidRPr="007D3300">
        <w:rPr>
          <w:rFonts w:hint="eastAsia"/>
          <w:b/>
          <w:bCs/>
          <w:color w:val="FF0000"/>
        </w:rPr>
        <w:t>I</w:t>
      </w:r>
      <w:r w:rsidRPr="007D3300">
        <w:rPr>
          <w:b/>
          <w:bCs/>
          <w:color w:val="FF0000"/>
        </w:rPr>
        <w:t>NSECURE</w:t>
      </w:r>
      <w:r>
        <w:rPr>
          <w:b/>
          <w:bCs/>
          <w:color w:val="FF0000"/>
        </w:rPr>
        <w:t xml:space="preserve"> </w:t>
      </w:r>
      <w:r w:rsidRPr="007D3300">
        <w:rPr>
          <w:rFonts w:hint="eastAsia"/>
        </w:rPr>
        <w:t>표시가 있을</w:t>
      </w:r>
      <w:r>
        <w:rPr>
          <w:rFonts w:hint="eastAsia"/>
        </w:rPr>
        <w:t xml:space="preserve"> 경우 점검결과를 </w:t>
      </w:r>
      <w:r w:rsidRPr="00BF0279">
        <w:rPr>
          <w:rFonts w:hint="eastAsia"/>
          <w:b/>
          <w:bCs/>
          <w:color w:val="4472C4" w:themeColor="accent1"/>
        </w:rPr>
        <w:t>정보</w:t>
      </w:r>
      <w:r>
        <w:rPr>
          <w:rFonts w:hint="eastAsia"/>
        </w:rPr>
        <w:t>로 보고서 작성할 것</w:t>
      </w:r>
    </w:p>
    <w:p w14:paraId="03510C8F" w14:textId="1041CA2B" w:rsidR="007D3300" w:rsidRPr="007D3300" w:rsidRDefault="007D3300" w:rsidP="007D3300">
      <w:pPr>
        <w:rPr>
          <w:b/>
          <w:bCs/>
          <w:color w:val="FF0000"/>
        </w:rPr>
      </w:pPr>
      <w:r w:rsidRPr="007D3300">
        <w:rPr>
          <w:rFonts w:hint="eastAsia"/>
          <w:b/>
          <w:bCs/>
        </w:rPr>
        <w:t>조치방안</w:t>
      </w:r>
    </w:p>
    <w:p w14:paraId="3E077452" w14:textId="437B9D31" w:rsidR="007D3300" w:rsidRDefault="007D3300" w:rsidP="007D3300">
      <w:pPr>
        <w:rPr>
          <w:rFonts w:ascii="맑은 고딕" w:eastAsia="맑은 고딕" w:hAnsi="맑은 고딕"/>
          <w:color w:val="000000"/>
          <w:szCs w:val="20"/>
          <w:shd w:val="clear" w:color="auto" w:fill="FFFF00"/>
        </w:rPr>
      </w:pPr>
      <w:r>
        <w:rPr>
          <w:rFonts w:ascii="맑은 고딕" w:eastAsia="맑은 고딕" w:hAnsi="맑은 고딕" w:hint="eastAsia"/>
          <w:color w:val="000000"/>
          <w:szCs w:val="20"/>
          <w:shd w:val="clear" w:color="auto" w:fill="FFFF00"/>
        </w:rPr>
        <w:t>[조치방안] 중요정보(개인정보, 카드정보 등)는 네트워크 구간에서 평문으로 노출되지 않도록 SSL통신을 강제 설정 및 파라미터 암호화를 권고함 (SKP 사이트는 HTTP(80) 통신을 제휴사로 인해 허용 정책을 두고 있으며, 중요정보를 취급하는 페이지의 경우 SSL(443) 강제 정책 적용으로 해당 취약점 대응방안으로 두고 있음)"</w:t>
      </w:r>
    </w:p>
    <w:p w14:paraId="784A4175" w14:textId="77777777" w:rsidR="007D3300" w:rsidRPr="007D3300" w:rsidRDefault="007D3300" w:rsidP="5CDDE04E">
      <w:pPr>
        <w:rPr>
          <w:b/>
          <w:bCs/>
        </w:rPr>
      </w:pPr>
    </w:p>
    <w:p w14:paraId="3835AFE6" w14:textId="4DE00A36" w:rsidR="30BE5F52" w:rsidRDefault="30BE5F52" w:rsidP="5CDDE04E">
      <w:pPr>
        <w:rPr>
          <w:b/>
          <w:bCs/>
        </w:rPr>
      </w:pPr>
      <w:r w:rsidRPr="5CDDE04E">
        <w:rPr>
          <w:b/>
          <w:bCs/>
        </w:rPr>
        <w:t>[조치방안 참고]</w:t>
      </w:r>
    </w:p>
    <w:p w14:paraId="69DC8F62" w14:textId="403F007F" w:rsidR="30BE5F52" w:rsidRDefault="30BE5F52" w:rsidP="5CDDE04E">
      <w:r>
        <w:t xml:space="preserve">※ 서버 인증서 설정(느낌표 </w:t>
      </w:r>
      <w:proofErr w:type="spellStart"/>
      <w:r>
        <w:t>붙히면</w:t>
      </w:r>
      <w:proofErr w:type="spellEnd"/>
      <w:r>
        <w:t xml:space="preserve"> 사용하지 않는 것)</w:t>
      </w:r>
    </w:p>
    <w:p w14:paraId="0B9E502E" w14:textId="68571971" w:rsidR="30BE5F52" w:rsidRDefault="30BE5F52" w:rsidP="5CDDE04E">
      <w:pPr>
        <w:rPr>
          <w:rFonts w:ascii="맑은 고딕" w:eastAsia="맑은 고딕" w:hAnsi="맑은 고딕" w:cs="맑은 고딕"/>
          <w:sz w:val="22"/>
        </w:rPr>
      </w:pPr>
      <w:r w:rsidRPr="5CDDE04E">
        <w:rPr>
          <w:rFonts w:ascii="맑은 고딕" w:eastAsia="맑은 고딕" w:hAnsi="맑은 고딕" w:cs="맑은 고딕"/>
          <w:sz w:val="22"/>
        </w:rPr>
        <w:t xml:space="preserve">Ex) </w:t>
      </w:r>
      <w:proofErr w:type="gramStart"/>
      <w:r w:rsidRPr="5CDDE04E">
        <w:rPr>
          <w:rFonts w:ascii="맑은 고딕" w:eastAsia="맑은 고딕" w:hAnsi="맑은 고딕" w:cs="맑은 고딕"/>
          <w:sz w:val="22"/>
        </w:rPr>
        <w:t>ALL:!</w:t>
      </w:r>
      <w:proofErr w:type="gramEnd"/>
      <w:r w:rsidRPr="5CDDE04E">
        <w:rPr>
          <w:rFonts w:ascii="맑은 고딕" w:eastAsia="맑은 고딕" w:hAnsi="맑은 고딕" w:cs="맑은 고딕"/>
          <w:sz w:val="22"/>
        </w:rPr>
        <w:t>ADH:RC4+RSA:+HIGH:+MEDIUM:-LOW:-SSLv2:-EXP:!</w:t>
      </w:r>
      <w:proofErr w:type="spellStart"/>
      <w:r w:rsidRPr="5CDDE04E">
        <w:rPr>
          <w:rFonts w:ascii="맑은 고딕" w:eastAsia="맑은 고딕" w:hAnsi="맑은 고딕" w:cs="맑은 고딕"/>
          <w:sz w:val="22"/>
        </w:rPr>
        <w:t>kEDH</w:t>
      </w:r>
      <w:proofErr w:type="spellEnd"/>
      <w:r w:rsidRPr="5CDDE04E">
        <w:rPr>
          <w:rFonts w:ascii="맑은 고딕" w:eastAsia="맑은 고딕" w:hAnsi="맑은 고딕" w:cs="맑은 고딕"/>
          <w:sz w:val="22"/>
        </w:rPr>
        <w:t>:!</w:t>
      </w:r>
      <w:proofErr w:type="spellStart"/>
      <w:r w:rsidRPr="5CDDE04E">
        <w:rPr>
          <w:rFonts w:ascii="맑은 고딕" w:eastAsia="맑은 고딕" w:hAnsi="맑은 고딕" w:cs="맑은 고딕"/>
          <w:sz w:val="22"/>
        </w:rPr>
        <w:t>aNULL</w:t>
      </w:r>
      <w:proofErr w:type="spellEnd"/>
    </w:p>
    <w:p w14:paraId="207230F3" w14:textId="4348A14F" w:rsidR="5CDDE04E" w:rsidRDefault="5CDDE04E" w:rsidP="5CDDE04E">
      <w:pPr>
        <w:rPr>
          <w:b/>
          <w:bCs/>
        </w:rPr>
      </w:pPr>
    </w:p>
    <w:p w14:paraId="100EBD10" w14:textId="719FC05A" w:rsidR="007D3300" w:rsidRDefault="007D3300" w:rsidP="007D3300">
      <w:pPr>
        <w:pStyle w:val="20"/>
      </w:pPr>
      <w:r>
        <w:rPr>
          <w:rFonts w:hint="eastAsia"/>
        </w:rPr>
        <w:t>라)</w:t>
      </w:r>
      <w:r>
        <w:t xml:space="preserve"> </w:t>
      </w:r>
      <w:r>
        <w:rPr>
          <w:rFonts w:hint="eastAsia"/>
        </w:rPr>
        <w:t xml:space="preserve">진단 </w:t>
      </w:r>
      <w:r>
        <w:t>TIP</w:t>
      </w:r>
    </w:p>
    <w:p w14:paraId="483EE27E" w14:textId="77777777" w:rsidR="007D3300" w:rsidRDefault="007D3300" w:rsidP="007D3300">
      <w:pPr>
        <w:pStyle w:val="11"/>
      </w:pPr>
      <w:r>
        <w:rPr>
          <w:rFonts w:hint="eastAsia"/>
        </w:rPr>
        <w:t xml:space="preserve">RC4, MD5, DES, DHE, SHA-1을 </w:t>
      </w:r>
      <w:proofErr w:type="spellStart"/>
      <w:r>
        <w:rPr>
          <w:rFonts w:hint="eastAsia"/>
        </w:rPr>
        <w:t>사용하지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말아야</w:t>
      </w:r>
      <w:proofErr w:type="spellEnd"/>
      <w:r>
        <w:rPr>
          <w:rFonts w:hint="eastAsia"/>
        </w:rPr>
        <w:t xml:space="preserve"> 함</w:t>
      </w:r>
    </w:p>
    <w:p w14:paraId="18A33542" w14:textId="77777777" w:rsidR="007D3300" w:rsidRPr="007D3300" w:rsidRDefault="007D3300" w:rsidP="007D3300">
      <w:pPr>
        <w:rPr>
          <w:lang w:val="x-none"/>
        </w:rPr>
      </w:pPr>
    </w:p>
    <w:p w14:paraId="6CCC7E05" w14:textId="2090D0D5" w:rsidR="007D3300" w:rsidRDefault="007D3300" w:rsidP="007D3300">
      <w:pPr>
        <w:pStyle w:val="20"/>
      </w:pPr>
      <w:r>
        <w:rPr>
          <w:rFonts w:hint="eastAsia"/>
        </w:rPr>
        <w:lastRenderedPageBreak/>
        <w:t>마)</w:t>
      </w:r>
      <w:r>
        <w:t xml:space="preserve"> </w:t>
      </w:r>
      <w:r>
        <w:rPr>
          <w:rFonts w:hint="eastAsia"/>
        </w:rPr>
        <w:t>참고자료</w:t>
      </w:r>
    </w:p>
    <w:p w14:paraId="056A6D00" w14:textId="77777777" w:rsidR="007D3300" w:rsidRDefault="007D3300" w:rsidP="007D3300">
      <w:pPr>
        <w:pStyle w:val="11"/>
      </w:pPr>
      <w:r>
        <w:rPr>
          <w:rFonts w:hint="eastAsia"/>
        </w:rPr>
        <w:t>https://www.kicassl.com/cstmrsuprt/ntc/searchNtcDetail.sg?page=1&amp;ntcSeq=84&amp;mode=&amp;searchType=subject&amp;searchWord=&amp;searchRowCnt=10</w:t>
      </w:r>
    </w:p>
    <w:p w14:paraId="1D1EDCC8" w14:textId="77777777" w:rsidR="007D3300" w:rsidRPr="007D3300" w:rsidRDefault="007D3300" w:rsidP="007D3300">
      <w:pPr>
        <w:rPr>
          <w:lang w:val="x-none"/>
        </w:rPr>
      </w:pPr>
    </w:p>
    <w:p w14:paraId="5C921BA9" w14:textId="77777777" w:rsidR="007D3300" w:rsidRPr="007D3300" w:rsidRDefault="007D3300" w:rsidP="4D4C592E">
      <w:pPr>
        <w:pStyle w:val="11"/>
        <w:ind w:leftChars="0" w:left="0"/>
        <w:rPr>
          <w:lang w:val="en-US" w:eastAsia="ko-KR"/>
        </w:rPr>
      </w:pPr>
    </w:p>
    <w:p w14:paraId="6489C25E" w14:textId="14ED5CDD" w:rsidR="3260F40C" w:rsidRDefault="3260F40C" w:rsidP="4D4C592E">
      <w:pPr>
        <w:pStyle w:val="10"/>
        <w:rPr>
          <w:b/>
          <w:bCs/>
        </w:rPr>
      </w:pPr>
      <w:r w:rsidRPr="4D4C592E">
        <w:rPr>
          <w:b/>
          <w:bCs/>
        </w:rPr>
        <w:t>11</w:t>
      </w:r>
      <w:r w:rsidR="4FFB1C09" w:rsidRPr="4D4C592E">
        <w:rPr>
          <w:b/>
          <w:bCs/>
        </w:rPr>
        <w:t xml:space="preserve">. 데이터 </w:t>
      </w:r>
      <w:proofErr w:type="spellStart"/>
      <w:r w:rsidR="4FFB1C09" w:rsidRPr="4D4C592E">
        <w:rPr>
          <w:b/>
          <w:bCs/>
        </w:rPr>
        <w:t>평문전송</w:t>
      </w:r>
      <w:proofErr w:type="spellEnd"/>
    </w:p>
    <w:p w14:paraId="01C52CB4" w14:textId="132B7557" w:rsidR="4FFB1C09" w:rsidRDefault="4FFB1C09" w:rsidP="4D4C592E">
      <w:pPr>
        <w:pStyle w:val="20"/>
      </w:pPr>
      <w:r>
        <w:t>가) 취약점 설명</w:t>
      </w:r>
    </w:p>
    <w:p w14:paraId="758D514A" w14:textId="77777777" w:rsidR="4FFB1C09" w:rsidRDefault="4FFB1C09" w:rsidP="4D4C592E">
      <w:pPr>
        <w:pStyle w:val="1"/>
        <w:numPr>
          <w:ilvl w:val="0"/>
          <w:numId w:val="0"/>
        </w:numPr>
        <w:ind w:left="400"/>
      </w:pPr>
      <w:r>
        <w:t>암호화된 통신내용이 노출될 가능성이 존재하는 취약한 방식의 HTTPS 재협상(Renegotiation)을 허용 여부를 점검함</w:t>
      </w:r>
    </w:p>
    <w:tbl>
      <w:tblPr>
        <w:tblW w:w="0" w:type="auto"/>
        <w:tblInd w:w="105" w:type="dxa"/>
        <w:tblLayout w:type="fixed"/>
        <w:tblLook w:val="06A0" w:firstRow="1" w:lastRow="0" w:firstColumn="1" w:lastColumn="0" w:noHBand="1" w:noVBand="1"/>
      </w:tblPr>
      <w:tblGrid>
        <w:gridCol w:w="1520"/>
        <w:gridCol w:w="2642"/>
        <w:gridCol w:w="1525"/>
        <w:gridCol w:w="3149"/>
      </w:tblGrid>
      <w:tr w:rsidR="4D4C592E" w14:paraId="09C9D346" w14:textId="77777777" w:rsidTr="4D4C592E">
        <w:trPr>
          <w:trHeight w:val="39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B019FB3" w14:textId="400232BA" w:rsidR="4D4C592E" w:rsidRDefault="4D4C592E" w:rsidP="4D4C592E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b/>
                <w:bCs/>
                <w:szCs w:val="20"/>
              </w:rPr>
              <w:t>점검항목</w:t>
            </w: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BE8A6" w14:textId="700309E4" w:rsidR="4D4C592E" w:rsidRDefault="4D4C592E" w:rsidP="4D4C592E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szCs w:val="20"/>
              </w:rPr>
              <w:t xml:space="preserve">데이터 </w:t>
            </w:r>
            <w:proofErr w:type="spellStart"/>
            <w:r w:rsidRPr="4D4C592E">
              <w:rPr>
                <w:rFonts w:ascii="맑은 고딕" w:eastAsia="맑은 고딕" w:hAnsi="맑은 고딕" w:cs="맑은 고딕"/>
                <w:szCs w:val="20"/>
              </w:rPr>
              <w:t>평문전송</w:t>
            </w:r>
            <w:proofErr w:type="spellEnd"/>
          </w:p>
        </w:tc>
        <w:tc>
          <w:tcPr>
            <w:tcW w:w="1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B17E51F" w14:textId="5AA5380F" w:rsidR="4D4C592E" w:rsidRDefault="4D4C592E" w:rsidP="4D4C592E">
            <w:pPr>
              <w:tabs>
                <w:tab w:val="left" w:pos="1800"/>
              </w:tabs>
              <w:jc w:val="center"/>
            </w:pPr>
            <w:r w:rsidRPr="4D4C592E">
              <w:rPr>
                <w:rFonts w:ascii="맑은 고딕" w:eastAsia="맑은 고딕" w:hAnsi="맑은 고딕" w:cs="맑은 고딕"/>
                <w:b/>
                <w:bCs/>
                <w:szCs w:val="20"/>
              </w:rPr>
              <w:t>위험도</w:t>
            </w:r>
          </w:p>
        </w:tc>
        <w:tc>
          <w:tcPr>
            <w:tcW w:w="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CC4925" w14:textId="71018459" w:rsidR="4D4C592E" w:rsidRDefault="4D4C592E" w:rsidP="4D4C592E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szCs w:val="20"/>
              </w:rPr>
              <w:t>Risk 3</w:t>
            </w:r>
          </w:p>
        </w:tc>
      </w:tr>
      <w:tr w:rsidR="4D4C592E" w14:paraId="24084417" w14:textId="77777777" w:rsidTr="4D4C592E">
        <w:trPr>
          <w:trHeight w:val="675"/>
        </w:trPr>
        <w:tc>
          <w:tcPr>
            <w:tcW w:w="88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53BA0C" w14:textId="6E41F2CA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  <w:t>CASE 1) 네트워크 통신 시 HTTPS 통신 적용하지 않을 경우 취약</w:t>
            </w:r>
          </w:p>
          <w:p w14:paraId="5196619E" w14:textId="66F61AAF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- SSL 적용하면서 443port 통신 강제 적용하지 않은 경우 양호_19년 점검 기준</w:t>
            </w:r>
          </w:p>
          <w:p w14:paraId="66A755A4" w14:textId="733ACF7C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 </w:t>
            </w:r>
          </w:p>
          <w:p w14:paraId="0AC43D46" w14:textId="50CED963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  <w:t>CASE 2) SSL 적절성 여부를 판단하기 위해 다음 조건에 해당하는 경우 취약</w:t>
            </w:r>
          </w:p>
          <w:p w14:paraId="0C80D2A5" w14:textId="159323E9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1. TLS 1.2 미만 사용 여부 (금융보안원 기준 TLS 1.2 이상 권고)</w:t>
            </w:r>
          </w:p>
          <w:p w14:paraId="2D11870A" w14:textId="50FE6936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2. 보안 강도가 낮은 암호알고리즘 사용 여부</w:t>
            </w:r>
          </w:p>
          <w:p w14:paraId="156BC8E1" w14:textId="5863723F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3. 취약한 HTTPS 확장 모듈 사용 시 HTTPS 관련 주요 취약점 존재 여부(CVE-2014-</w:t>
            </w:r>
            <w:proofErr w:type="gramStart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0160:Heartbleed</w:t>
            </w:r>
            <w:proofErr w:type="gramEnd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, CVE-2014-0224:OpenSSL, SSL Strip)</w:t>
            </w:r>
          </w:p>
          <w:p w14:paraId="4F0A5977" w14:textId="4992DDAF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4. 취약한 방식의 HTTPS 재협상 허용(insecure client-initiated renegotiation 값 점검 시 "No - 양호", "</w:t>
            </w:r>
            <w:proofErr w:type="spellStart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supporte</w:t>
            </w:r>
            <w:proofErr w:type="spellEnd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 - 미흡")</w:t>
            </w:r>
          </w:p>
          <w:p w14:paraId="289DE148" w14:textId="30D2683E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 </w:t>
            </w:r>
          </w:p>
          <w:p w14:paraId="43952946" w14:textId="6AA85D5E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※ 참고링크: https://www.ssllabs.com/ssltest/</w:t>
            </w:r>
          </w:p>
        </w:tc>
      </w:tr>
      <w:tr w:rsidR="4D4C592E" w14:paraId="40475384" w14:textId="77777777" w:rsidTr="4D4C592E">
        <w:trPr>
          <w:trHeight w:val="390"/>
        </w:trPr>
        <w:tc>
          <w:tcPr>
            <w:tcW w:w="88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2E9512DD" w14:textId="06A90E1C" w:rsidR="4D4C592E" w:rsidRDefault="4D4C592E" w:rsidP="4D4C592E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b/>
                <w:bCs/>
                <w:szCs w:val="20"/>
              </w:rPr>
              <w:t>점검 가이드 상세</w:t>
            </w:r>
          </w:p>
        </w:tc>
      </w:tr>
      <w:tr w:rsidR="4D4C592E" w14:paraId="0D64B0D3" w14:textId="77777777" w:rsidTr="4D4C592E">
        <w:trPr>
          <w:trHeight w:val="390"/>
        </w:trPr>
        <w:tc>
          <w:tcPr>
            <w:tcW w:w="88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795D71" w14:textId="7425DF40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1. TLS 1.2 미만 사용 여부 (금융보안원 기준 TLS 1.2 이상 권고)</w:t>
            </w:r>
          </w:p>
          <w:p w14:paraId="766004C3" w14:textId="79384392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lastRenderedPageBreak/>
              <w:t xml:space="preserve">TLS 1.2 이상 프로토콜이 모두 disable이라면 </w:t>
            </w:r>
            <w:r w:rsidRPr="4D4C592E">
              <w:rPr>
                <w:rFonts w:ascii="맑은 고딕" w:eastAsia="맑은 고딕" w:hAnsi="맑은 고딕" w:cs="맑은 고딕"/>
                <w:b/>
                <w:bCs/>
                <w:color w:val="FF0000"/>
                <w:szCs w:val="20"/>
                <w:highlight w:val="yellow"/>
              </w:rPr>
              <w:t>“취약”</w:t>
            </w:r>
          </w:p>
          <w:p w14:paraId="644B8A5B" w14:textId="7B3C6CA6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단, 아래와 같은 TLS 1.0, 1.1 이 enable 되어 </w:t>
            </w:r>
            <w:proofErr w:type="spellStart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있는경우</w:t>
            </w:r>
            <w:proofErr w:type="spellEnd"/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 </w:t>
            </w:r>
            <w:r w:rsidRPr="4D4C592E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  <w:highlight w:val="yellow"/>
              </w:rPr>
              <w:t>“</w:t>
            </w:r>
            <w:r w:rsidRPr="4D4C592E">
              <w:rPr>
                <w:rFonts w:ascii="맑은 고딕" w:eastAsia="맑은 고딕" w:hAnsi="맑은 고딕" w:cs="맑은 고딕"/>
                <w:b/>
                <w:bCs/>
                <w:color w:val="0000FF"/>
                <w:szCs w:val="20"/>
                <w:highlight w:val="yellow"/>
              </w:rPr>
              <w:t>정보</w:t>
            </w:r>
            <w:r w:rsidRPr="4D4C592E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  <w:highlight w:val="yellow"/>
              </w:rPr>
              <w:t>”</w:t>
            </w: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 xml:space="preserve"> 처리</w:t>
            </w:r>
          </w:p>
          <w:p w14:paraId="1FE31296" w14:textId="7E8C217D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4D4C592E"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  <w:t>1.2이상만 enable이면 “양호”</w:t>
            </w:r>
          </w:p>
          <w:p w14:paraId="644A0A22" w14:textId="023D73F5" w:rsidR="4D4C592E" w:rsidRDefault="4D4C592E" w:rsidP="4D4C592E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537CB1D0" wp14:editId="030FD9D9">
                  <wp:extent cx="4362450" cy="4572000"/>
                  <wp:effectExtent l="0" t="0" r="0" b="0"/>
                  <wp:docPr id="112265654" name="그림 112265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CD8F4" w14:textId="3D6CC6D1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  <w:p w14:paraId="5C8DC75C" w14:textId="4F481E74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  <w:p w14:paraId="136B6EBA" w14:textId="6DDE2E1C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  <w:p w14:paraId="3322014A" w14:textId="70FBCAF1" w:rsidR="4D4C592E" w:rsidRDefault="4D4C592E" w:rsidP="4D4C592E">
            <w:pPr>
              <w:spacing w:line="276" w:lineRule="auto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0A8466D" w14:textId="47A7B24B" w:rsidR="4D4C592E" w:rsidRDefault="4D4C592E" w:rsidP="4D4C592E">
      <w:pPr>
        <w:pStyle w:val="11"/>
        <w:rPr>
          <w:color w:val="000000" w:themeColor="text1"/>
          <w:szCs w:val="22"/>
          <w:lang w:val="en-US" w:eastAsia="ko-KR"/>
        </w:rPr>
      </w:pPr>
    </w:p>
    <w:p w14:paraId="4125389C" w14:textId="16C08DD4" w:rsidR="4D4C592E" w:rsidRDefault="4D4C592E" w:rsidP="4D4C592E">
      <w:pPr>
        <w:pStyle w:val="11"/>
        <w:ind w:leftChars="0" w:left="0"/>
        <w:rPr>
          <w:color w:val="000000" w:themeColor="text1"/>
          <w:szCs w:val="22"/>
          <w:lang w:val="en-US" w:eastAsia="ko-KR"/>
        </w:rPr>
      </w:pPr>
    </w:p>
    <w:p w14:paraId="015D9DAC" w14:textId="312A960B" w:rsidR="4D4C592E" w:rsidRDefault="4D4C592E" w:rsidP="4D4C592E">
      <w:pPr>
        <w:pStyle w:val="11"/>
        <w:ind w:leftChars="0" w:left="0"/>
        <w:rPr>
          <w:color w:val="000000" w:themeColor="text1"/>
          <w:szCs w:val="22"/>
          <w:lang w:val="en-US" w:eastAsia="ko-KR"/>
        </w:rPr>
      </w:pPr>
    </w:p>
    <w:p w14:paraId="55AE677F" w14:textId="1169D2EF" w:rsidR="007D3300" w:rsidRPr="007D3300" w:rsidRDefault="007D3300" w:rsidP="007D3300"/>
    <w:p w14:paraId="7B4FBAD9" w14:textId="3CC00341" w:rsidR="009A649B" w:rsidRDefault="009A649B" w:rsidP="009A649B"/>
    <w:p w14:paraId="2D49A829" w14:textId="7DC4F4AC" w:rsidR="009A649B" w:rsidRDefault="009A649B" w:rsidP="009A649B"/>
    <w:p w14:paraId="07EB6B24" w14:textId="6D79F2E8" w:rsidR="009A649B" w:rsidRDefault="009A649B" w:rsidP="009A649B"/>
    <w:p w14:paraId="7A689C46" w14:textId="77777777" w:rsidR="009A649B" w:rsidRPr="009A649B" w:rsidRDefault="009A649B" w:rsidP="009A649B"/>
    <w:p w14:paraId="51821690" w14:textId="271B35FE" w:rsidR="00BA4186" w:rsidRPr="00BA4186" w:rsidRDefault="13D355C3" w:rsidP="00E9754B">
      <w:pPr>
        <w:pStyle w:val="10"/>
      </w:pPr>
      <w:r>
        <w:rPr>
          <w:shd w:val="clear" w:color="auto" w:fill="FFFFFF"/>
        </w:rPr>
        <w:t>12</w:t>
      </w:r>
      <w:r w:rsidR="2B88ADC9" w:rsidRPr="00BA4186">
        <w:rPr>
          <w:shd w:val="clear" w:color="auto" w:fill="FFFFFF"/>
        </w:rPr>
        <w:t xml:space="preserve">. </w:t>
      </w:r>
      <w:r w:rsidR="2B88ADC9" w:rsidRPr="508C0BFA">
        <w:rPr>
          <w:u w:val="single"/>
        </w:rPr>
        <w:t>모바일</w:t>
      </w:r>
    </w:p>
    <w:p w14:paraId="06A86C74" w14:textId="77777777" w:rsidR="00BA4186" w:rsidRPr="00BA4186" w:rsidRDefault="00BA4186" w:rsidP="00BA4186">
      <w:pPr>
        <w:widowControl/>
        <w:shd w:val="clear" w:color="auto" w:fill="FFFFFF"/>
        <w:wordWrap/>
        <w:autoSpaceDE/>
        <w:autoSpaceDN/>
        <w:spacing w:after="0" w:line="240" w:lineRule="auto"/>
        <w:ind w:left="760" w:hanging="360"/>
        <w:rPr>
          <w:rFonts w:ascii="맑은 고딕" w:eastAsia="맑은 고딕" w:hAnsi="맑은 고딕" w:cs="굴림"/>
          <w:color w:val="212121"/>
          <w:kern w:val="0"/>
          <w:szCs w:val="20"/>
        </w:rPr>
      </w:pPr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>-</w:t>
      </w:r>
      <w:r w:rsidRPr="00BA4186">
        <w:rPr>
          <w:rFonts w:ascii="맑은 고딕" w:eastAsia="맑은 고딕" w:hAnsi="맑은 고딕" w:cs="Times New Roman"/>
          <w:color w:val="212121"/>
          <w:kern w:val="0"/>
          <w:sz w:val="14"/>
          <w:szCs w:val="14"/>
        </w:rPr>
        <w:t>       </w:t>
      </w:r>
      <w:r w:rsidRPr="00BA4186">
        <w:rPr>
          <w:rFonts w:ascii="맑은 고딕" w:eastAsia="맑은 고딕" w:hAnsi="맑은 고딕" w:cs="굴림" w:hint="eastAsia"/>
          <w:color w:val="212121"/>
          <w:kern w:val="0"/>
          <w:szCs w:val="20"/>
        </w:rPr>
        <w:t>모바일 항목 업데이트 예정 (~4/29)</w:t>
      </w:r>
    </w:p>
    <w:p w14:paraId="06556554" w14:textId="77777777" w:rsidR="00BA4186" w:rsidRPr="00BA4186" w:rsidRDefault="00BA4186" w:rsidP="079E0A66">
      <w:pPr>
        <w:widowControl/>
        <w:shd w:val="clear" w:color="auto" w:fill="FFFFFF" w:themeFill="background1"/>
        <w:wordWrap/>
        <w:autoSpaceDE/>
        <w:autoSpaceDN/>
        <w:spacing w:after="0" w:line="240" w:lineRule="auto"/>
        <w:ind w:left="760" w:hanging="360"/>
        <w:rPr>
          <w:rFonts w:ascii="맑은 고딕" w:eastAsia="맑은 고딕" w:hAnsi="맑은 고딕" w:cs="굴림"/>
          <w:color w:val="212121"/>
          <w:kern w:val="0"/>
        </w:rPr>
      </w:pPr>
      <w:r w:rsidRPr="079E0A66">
        <w:rPr>
          <w:rFonts w:ascii="맑은 고딕" w:eastAsia="맑은 고딕" w:hAnsi="맑은 고딕" w:cs="굴림"/>
          <w:color w:val="212121"/>
          <w:kern w:val="0"/>
        </w:rPr>
        <w:t>-</w:t>
      </w:r>
      <w:r w:rsidRPr="00BA4186">
        <w:rPr>
          <w:rFonts w:ascii="맑은 고딕" w:eastAsia="맑은 고딕" w:hAnsi="맑은 고딕" w:cs="Times New Roman"/>
          <w:color w:val="212121"/>
          <w:kern w:val="0"/>
          <w:sz w:val="14"/>
          <w:szCs w:val="14"/>
        </w:rPr>
        <w:t>       </w:t>
      </w:r>
      <w:r w:rsidRPr="079E0A66">
        <w:rPr>
          <w:rFonts w:ascii="맑은 고딕" w:eastAsia="맑은 고딕" w:hAnsi="맑은 고딕" w:cs="굴림"/>
          <w:color w:val="212121"/>
          <w:kern w:val="0"/>
        </w:rPr>
        <w:t xml:space="preserve">항목 추가할 것: </w:t>
      </w:r>
      <w:proofErr w:type="spellStart"/>
      <w:r w:rsidRPr="079E0A66">
        <w:rPr>
          <w:rFonts w:ascii="맑은 고딕" w:eastAsia="맑은 고딕" w:hAnsi="맑은 고딕" w:cs="굴림"/>
          <w:color w:val="212121"/>
          <w:kern w:val="0"/>
        </w:rPr>
        <w:t>Javascript</w:t>
      </w:r>
      <w:proofErr w:type="spellEnd"/>
      <w:r w:rsidRPr="079E0A66">
        <w:rPr>
          <w:rFonts w:ascii="맑은 고딕" w:eastAsia="맑은 고딕" w:hAnsi="맑은 고딕" w:cs="굴림"/>
          <w:color w:val="212121"/>
          <w:kern w:val="0"/>
        </w:rPr>
        <w:t>를 통해 Java 코드 실행 가능한 경우 (Syrup쪽에 관련 코드가 많으므로 확인 필요)</w:t>
      </w:r>
    </w:p>
    <w:p w14:paraId="4BFB1838" w14:textId="381A0463" w:rsidR="079E0A66" w:rsidRDefault="079E0A66" w:rsidP="079E0A66">
      <w:pPr>
        <w:shd w:val="clear" w:color="auto" w:fill="FFFFFF" w:themeFill="background1"/>
        <w:spacing w:after="0" w:line="240" w:lineRule="auto"/>
        <w:ind w:left="760" w:hanging="360"/>
        <w:rPr>
          <w:rFonts w:ascii="맑은 고딕" w:eastAsia="맑은 고딕" w:hAnsi="맑은 고딕" w:cs="굴림"/>
          <w:color w:val="212121"/>
        </w:rPr>
      </w:pPr>
    </w:p>
    <w:p w14:paraId="1C0F234D" w14:textId="79A1CDD9" w:rsidR="079E0A66" w:rsidRDefault="079E0A66" w:rsidP="079E0A66">
      <w:pPr>
        <w:shd w:val="clear" w:color="auto" w:fill="FFFFFF" w:themeFill="background1"/>
        <w:spacing w:after="0" w:line="240" w:lineRule="auto"/>
        <w:ind w:left="400"/>
        <w:rPr>
          <w:rFonts w:ascii="맑은 고딕" w:eastAsia="맑은 고딕" w:hAnsi="맑은 고딕" w:cs="굴림"/>
          <w:color w:val="212121"/>
        </w:rPr>
      </w:pPr>
    </w:p>
    <w:p w14:paraId="2D72E071" w14:textId="6F8A3050" w:rsidR="00BA4186" w:rsidRPr="00BA4186" w:rsidRDefault="7765250C" w:rsidP="079E0A66">
      <w:pPr>
        <w:pStyle w:val="10"/>
        <w:rPr>
          <w:rFonts w:ascii="맑은 고딕" w:eastAsia="맑은 고딕" w:hAnsi="맑은 고딕"/>
        </w:rPr>
      </w:pPr>
      <w:r>
        <w:t xml:space="preserve">13. 고정 양호 케이스 </w:t>
      </w:r>
    </w:p>
    <w:p w14:paraId="1F10C241" w14:textId="02CEA51E" w:rsidR="079E0A66" w:rsidRDefault="079E0A66" w:rsidP="079E0A66"/>
    <w:p w14:paraId="4D2D1A8B" w14:textId="69FD63F4" w:rsidR="17AEFF62" w:rsidRDefault="17AEFF62" w:rsidP="079E0A66">
      <w:r>
        <w:t xml:space="preserve">     -  외</w:t>
      </w:r>
      <w:r w:rsidR="56455E81">
        <w:t xml:space="preserve">부 검색 엔 혹은 응답 </w:t>
      </w:r>
      <w:proofErr w:type="gramStart"/>
      <w:r w:rsidR="56455E81">
        <w:t>값을  통한</w:t>
      </w:r>
      <w:proofErr w:type="gramEnd"/>
      <w:r w:rsidR="56455E81">
        <w:t xml:space="preserve"> 정보 노출</w:t>
      </w:r>
    </w:p>
    <w:p w14:paraId="511BB948" w14:textId="02282ACE" w:rsidR="17AEFF62" w:rsidRDefault="17AEFF62" w:rsidP="079E0A66">
      <w:r>
        <w:t xml:space="preserve">     -  </w:t>
      </w:r>
      <w:r w:rsidR="04F69F14">
        <w:t>주요 포트 오픈 여부 점검</w:t>
      </w:r>
    </w:p>
    <w:p w14:paraId="7EC8BA38" w14:textId="42ED0FCC" w:rsidR="079E0A66" w:rsidRDefault="079E0A66" w:rsidP="508C0BFA">
      <w:pPr>
        <w:pStyle w:val="a4"/>
      </w:pPr>
    </w:p>
    <w:p w14:paraId="192B9652" w14:textId="6AC941E2" w:rsidR="508C0BFA" w:rsidRDefault="508C0BFA" w:rsidP="508C0BFA">
      <w:pPr>
        <w:pStyle w:val="a4"/>
      </w:pPr>
    </w:p>
    <w:p w14:paraId="54C8A63F" w14:textId="0431A2B6" w:rsidR="508C0BFA" w:rsidRDefault="508C0BFA" w:rsidP="508C0BFA">
      <w:pPr>
        <w:pStyle w:val="a4"/>
        <w:rPr>
          <w:b/>
          <w:bCs/>
          <w:sz w:val="28"/>
          <w:szCs w:val="28"/>
        </w:rPr>
      </w:pPr>
      <w:r w:rsidRPr="508C0BFA">
        <w:rPr>
          <w:b/>
          <w:bCs/>
          <w:sz w:val="28"/>
          <w:szCs w:val="28"/>
        </w:rPr>
        <w:t>14. 포트스캔 절차 가이드</w:t>
      </w:r>
    </w:p>
    <w:p w14:paraId="508DE223" w14:textId="514A404F" w:rsidR="508C0BFA" w:rsidRDefault="508C0BFA" w:rsidP="508C0BFA">
      <w:pPr>
        <w:jc w:val="left"/>
      </w:pPr>
      <w:r>
        <w:t xml:space="preserve">        : 아래번호순서대로 절차가 진행됨</w:t>
      </w:r>
    </w:p>
    <w:p w14:paraId="76F284F9" w14:textId="0AAFC153" w:rsidR="508C0BFA" w:rsidRDefault="508C0BFA" w:rsidP="508C0BFA">
      <w:pPr>
        <w:jc w:val="left"/>
      </w:pPr>
    </w:p>
    <w:p w14:paraId="6AE2EDEE" w14:textId="2CF77EC8" w:rsidR="508C0BFA" w:rsidRDefault="508C0BFA" w:rsidP="508C0BFA">
      <w:pPr>
        <w:jc w:val="left"/>
      </w:pPr>
      <w:r>
        <w:t>1) 포트스캔 일정 수립</w:t>
      </w:r>
    </w:p>
    <w:p w14:paraId="2B0BFC1D" w14:textId="3B16B2B1" w:rsidR="508C0BFA" w:rsidRDefault="508C0BFA" w:rsidP="508C0BFA">
      <w:pPr>
        <w:jc w:val="left"/>
      </w:pPr>
    </w:p>
    <w:p w14:paraId="70CE9872" w14:textId="47D3FED0" w:rsidR="508C0BFA" w:rsidRDefault="508C0BFA" w:rsidP="508C0BFA">
      <w:r>
        <w:t xml:space="preserve">2) 포트스캔 문의 메일 발송 </w:t>
      </w:r>
    </w:p>
    <w:p w14:paraId="75E4AD44" w14:textId="3C2793EA" w:rsidR="508C0BFA" w:rsidRDefault="508C0BFA" w:rsidP="508C0BFA">
      <w:r>
        <w:t xml:space="preserve">   : 특이사항 및 상용 스캔 허용불가여부 체크 </w:t>
      </w:r>
    </w:p>
    <w:p w14:paraId="5EBFCE02" w14:textId="11B36A66" w:rsidR="508C0BFA" w:rsidRDefault="508C0BFA" w:rsidP="508C0BFA">
      <w:pPr>
        <w:rPr>
          <w:sz w:val="16"/>
          <w:szCs w:val="16"/>
          <w:u w:val="single"/>
        </w:rPr>
      </w:pPr>
      <w:r w:rsidRPr="508C0BFA">
        <w:rPr>
          <w:sz w:val="16"/>
          <w:szCs w:val="16"/>
        </w:rPr>
        <w:t xml:space="preserve"> </w:t>
      </w:r>
      <w:proofErr w:type="spellStart"/>
      <w:r w:rsidRPr="508C0BFA">
        <w:rPr>
          <w:sz w:val="16"/>
          <w:szCs w:val="16"/>
        </w:rPr>
        <w:t>서식참고</w:t>
      </w:r>
      <w:proofErr w:type="spellEnd"/>
      <w:r w:rsidRPr="508C0BFA">
        <w:rPr>
          <w:sz w:val="16"/>
          <w:szCs w:val="16"/>
        </w:rPr>
        <w:t xml:space="preserve">: </w:t>
      </w:r>
      <w:r w:rsidRPr="508C0BFA">
        <w:rPr>
          <w:sz w:val="16"/>
          <w:szCs w:val="16"/>
          <w:u w:val="single"/>
        </w:rPr>
        <w:t xml:space="preserve">문서&gt;보안진단&gt;서류서식&gt;메일양식&gt;4.스캐닝일정공유&gt;보안진단 OOO 서비스 대상 스캐닝 일정 전파 및 </w:t>
      </w:r>
      <w:proofErr w:type="gramStart"/>
      <w:r w:rsidRPr="508C0BFA">
        <w:rPr>
          <w:sz w:val="16"/>
          <w:szCs w:val="16"/>
          <w:u w:val="single"/>
        </w:rPr>
        <w:t>문의.oft</w:t>
      </w:r>
      <w:proofErr w:type="gramEnd"/>
    </w:p>
    <w:p w14:paraId="6B465164" w14:textId="5D3D9D0D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※ 주의사항: 스캔일정은 개발자에 준비시간을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줄수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있도록, </w:t>
      </w:r>
    </w:p>
    <w:p w14:paraId="00533B2C" w14:textId="70AD7382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lastRenderedPageBreak/>
        <w:t xml:space="preserve">                   문의메일 </w:t>
      </w:r>
      <w:proofErr w:type="spellStart"/>
      <w:proofErr w:type="gramStart"/>
      <w:r w:rsidRPr="508C0BFA">
        <w:rPr>
          <w:rFonts w:ascii="맑은 고딕" w:eastAsia="맑은 고딕" w:hAnsi="맑은 고딕" w:cs="맑은 고딕"/>
          <w:color w:val="0000FF"/>
          <w:szCs w:val="20"/>
        </w:rPr>
        <w:t>발송시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가능한</w:t>
      </w:r>
      <w:proofErr w:type="gram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2~3일 뒤에 진행하도록 일정수립. </w:t>
      </w:r>
    </w:p>
    <w:p w14:paraId="34999E32" w14:textId="56D493D7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※ Telecom관련 서비스의 경우 상용서버 점검은 자제하고, 가능한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개발기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점검을 하도록 함.</w:t>
      </w:r>
    </w:p>
    <w:p w14:paraId="15E1C09A" w14:textId="22E62E85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</w:p>
    <w:p w14:paraId="2DDCB69F" w14:textId="7F1EF754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3) 개발서버 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진행시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절차</w:t>
      </w:r>
    </w:p>
    <w:p w14:paraId="5AEA8B02" w14:textId="0B07F24E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담당자로부터 메일회신후 스캔일정날짜에 점검진행</w:t>
      </w:r>
    </w:p>
    <w:p w14:paraId="3361F95A" w14:textId="30FD355F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</w:p>
    <w:p w14:paraId="175A4784" w14:textId="5A288BCA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4) 상용서버 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진행시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절차</w:t>
      </w:r>
    </w:p>
    <w:p w14:paraId="6514AFC5" w14:textId="224C1192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4-1) 스캔시작 예고 메일 발송</w:t>
      </w:r>
    </w:p>
    <w:p w14:paraId="2322CA1C" w14:textId="01287092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4-2) 스캔진행시 지연전송 하도록 스캐닝 간격 체크하여 진행</w:t>
      </w:r>
    </w:p>
    <w:p w14:paraId="10FEFAB7" w14:textId="5C454277" w:rsidR="508C0BFA" w:rsidRDefault="508C0BFA" w:rsidP="508C0BFA">
      <w:pPr>
        <w:ind w:firstLine="800"/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예시) 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nmap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-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vv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-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Pn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</w:t>
      </w:r>
      <w:r w:rsidRPr="508C0BFA">
        <w:rPr>
          <w:rFonts w:ascii="맑은 고딕" w:eastAsia="맑은 고딕" w:hAnsi="맑은 고딕" w:cs="맑은 고딕"/>
          <w:color w:val="FF0000"/>
          <w:szCs w:val="20"/>
        </w:rPr>
        <w:t xml:space="preserve">--scan-delay 2000ms </w:t>
      </w:r>
      <w:r w:rsidRPr="508C0BFA">
        <w:rPr>
          <w:rFonts w:ascii="맑은 고딕" w:eastAsia="맑은 고딕" w:hAnsi="맑은 고딕" w:cs="맑은 고딕"/>
          <w:szCs w:val="20"/>
        </w:rPr>
        <w:t>naver.com -p 20-30</w:t>
      </w:r>
    </w:p>
    <w:p w14:paraId="73129B1A" w14:textId="6667FC08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4-3) 스캔종료시 상용서비스 정상여부 체크</w:t>
      </w:r>
    </w:p>
    <w:p w14:paraId="6F370B03" w14:textId="75D9BE63" w:rsidR="508C0BFA" w:rsidRDefault="508C0BFA" w:rsidP="508C0BFA">
      <w:pPr>
        <w:rPr>
          <w:rFonts w:ascii="맑은 고딕" w:eastAsia="맑은 고딕" w:hAnsi="맑은 고딕" w:cs="맑은 고딕"/>
          <w:sz w:val="18"/>
          <w:szCs w:val="18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       </w:t>
      </w:r>
      <w:r w:rsidRPr="508C0BFA">
        <w:rPr>
          <w:rFonts w:ascii="맑은 고딕" w:eastAsia="맑은 고딕" w:hAnsi="맑은 고딕" w:cs="맑은 고딕"/>
          <w:sz w:val="18"/>
          <w:szCs w:val="18"/>
        </w:rPr>
        <w:t xml:space="preserve">서비스 응답 없음 및 서비스 응답속도 느려짐 </w:t>
      </w:r>
      <w:proofErr w:type="gramStart"/>
      <w:r w:rsidRPr="508C0BFA">
        <w:rPr>
          <w:rFonts w:ascii="맑은 고딕" w:eastAsia="맑은 고딕" w:hAnsi="맑은 고딕" w:cs="맑은 고딕"/>
          <w:sz w:val="18"/>
          <w:szCs w:val="18"/>
        </w:rPr>
        <w:t>현상여부 ,</w:t>
      </w:r>
      <w:proofErr w:type="gramEnd"/>
      <w:r w:rsidRPr="508C0BFA">
        <w:rPr>
          <w:rFonts w:ascii="맑은 고딕" w:eastAsia="맑은 고딕" w:hAnsi="맑은 고딕" w:cs="맑은 고딕"/>
          <w:sz w:val="18"/>
          <w:szCs w:val="18"/>
        </w:rPr>
        <w:t xml:space="preserve"> 페이지가 제대로 표시되지 않음 체크</w:t>
      </w:r>
    </w:p>
    <w:p w14:paraId="165A9AA3" w14:textId="4D315166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  <w:r w:rsidRPr="508C0BFA">
        <w:rPr>
          <w:rFonts w:ascii="맑은 고딕" w:eastAsia="맑은 고딕" w:hAnsi="맑은 고딕" w:cs="맑은 고딕"/>
          <w:szCs w:val="20"/>
        </w:rPr>
        <w:t xml:space="preserve">      4-4) 서비스 정상여부 </w:t>
      </w:r>
      <w:proofErr w:type="spellStart"/>
      <w:r w:rsidRPr="508C0BFA">
        <w:rPr>
          <w:rFonts w:ascii="맑은 고딕" w:eastAsia="맑은 고딕" w:hAnsi="맑은 고딕" w:cs="맑은 고딕"/>
          <w:szCs w:val="20"/>
        </w:rPr>
        <w:t>체크후</w:t>
      </w:r>
      <w:proofErr w:type="spellEnd"/>
      <w:r w:rsidRPr="508C0BFA">
        <w:rPr>
          <w:rFonts w:ascii="맑은 고딕" w:eastAsia="맑은 고딕" w:hAnsi="맑은 고딕" w:cs="맑은 고딕"/>
          <w:szCs w:val="20"/>
        </w:rPr>
        <w:t xml:space="preserve"> 완료 메일 발송</w:t>
      </w:r>
    </w:p>
    <w:p w14:paraId="7BDB67CE" w14:textId="6F80AF11" w:rsidR="508C0BFA" w:rsidRDefault="508C0BFA" w:rsidP="508C0BFA">
      <w:pPr>
        <w:rPr>
          <w:rFonts w:asciiTheme="minorEastAsia" w:hAnsiTheme="minorEastAsia" w:cstheme="minorEastAsia"/>
          <w:sz w:val="16"/>
          <w:szCs w:val="16"/>
          <w:u w:val="single"/>
        </w:rPr>
      </w:pPr>
      <w:proofErr w:type="spellStart"/>
      <w:r w:rsidRPr="508C0BFA">
        <w:rPr>
          <w:rFonts w:asciiTheme="minorEastAsia" w:hAnsiTheme="minorEastAsia" w:cstheme="minorEastAsia"/>
          <w:sz w:val="16"/>
          <w:szCs w:val="16"/>
        </w:rPr>
        <w:t>서식참고</w:t>
      </w:r>
      <w:proofErr w:type="spellEnd"/>
      <w:r w:rsidRPr="508C0BFA">
        <w:rPr>
          <w:rFonts w:asciiTheme="minorEastAsia" w:hAnsiTheme="minorEastAsia" w:cstheme="minorEastAsia"/>
          <w:sz w:val="16"/>
          <w:szCs w:val="16"/>
        </w:rPr>
        <w:t xml:space="preserve">: </w:t>
      </w:r>
      <w:r w:rsidRPr="508C0BFA">
        <w:rPr>
          <w:rFonts w:asciiTheme="minorEastAsia" w:hAnsiTheme="minorEastAsia" w:cstheme="minorEastAsia"/>
          <w:sz w:val="16"/>
          <w:szCs w:val="16"/>
          <w:u w:val="single"/>
        </w:rPr>
        <w:t>문서&gt;보안진단&gt;서류서식&gt;메일양식&gt;4.스캐닝일정공유&gt; 보안진단 OOO 서비스 대상 스캐닝 종료 알림_220411.oft</w:t>
      </w:r>
    </w:p>
    <w:p w14:paraId="0CA2D96C" w14:textId="789B775E" w:rsidR="508C0BFA" w:rsidRDefault="508C0BFA" w:rsidP="508C0BFA">
      <w:pPr>
        <w:rPr>
          <w:rFonts w:ascii="맑은 고딕" w:eastAsia="맑은 고딕" w:hAnsi="맑은 고딕" w:cs="맑은 고딕"/>
          <w:szCs w:val="20"/>
        </w:rPr>
      </w:pPr>
    </w:p>
    <w:p w14:paraId="3EFDB167" w14:textId="2359C56E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※ 주의사항</w:t>
      </w:r>
    </w:p>
    <w:p w14:paraId="5FD489FE" w14:textId="3026AD74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1)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스캔시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VPN 외부망에서 스캔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하지고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OA(내부)망에서 스캔하도록 한다.</w:t>
      </w:r>
    </w:p>
    <w:p w14:paraId="37D6B272" w14:textId="2299A399" w:rsidR="508C0BFA" w:rsidRDefault="508C0BFA" w:rsidP="508C0BFA">
      <w:pPr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    </w:t>
      </w:r>
      <w:proofErr w:type="gramStart"/>
      <w:r w:rsidRPr="508C0BFA">
        <w:rPr>
          <w:rFonts w:ascii="맑은 고딕" w:eastAsia="맑은 고딕" w:hAnsi="맑은 고딕" w:cs="맑은 고딕"/>
          <w:color w:val="0000FF"/>
          <w:szCs w:val="20"/>
        </w:rPr>
        <w:t>=  부득이</w:t>
      </w:r>
      <w:proofErr w:type="gram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</w:t>
      </w:r>
      <w:r w:rsidR="39F3BAB3" w:rsidRPr="508C0BFA">
        <w:rPr>
          <w:rFonts w:ascii="맑은 고딕" w:eastAsia="맑은 고딕" w:hAnsi="맑은 고딕" w:cs="맑은 고딕"/>
          <w:color w:val="0000FF"/>
          <w:szCs w:val="20"/>
        </w:rPr>
        <w:t>외부에서 진행해야 할 경우</w:t>
      </w:r>
    </w:p>
    <w:p w14:paraId="3812C2A6" w14:textId="0639E37A" w:rsidR="39F3BAB3" w:rsidRDefault="39F3BAB3" w:rsidP="508C0BFA">
      <w:pPr>
        <w:pStyle w:val="a3"/>
        <w:numPr>
          <w:ilvl w:val="0"/>
          <w:numId w:val="1"/>
        </w:numPr>
        <w:ind w:leftChars="0"/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>IDC(일산/성수/판교)내 서비스</w:t>
      </w:r>
    </w:p>
    <w:p w14:paraId="6AE92A18" w14:textId="17D44763" w:rsidR="39F3BAB3" w:rsidRDefault="39F3BAB3" w:rsidP="508C0BFA">
      <w:pPr>
        <w:ind w:left="800"/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>개발/상용 구분없이 점검 트래픽이 차단될 수 있으니 예외처리 신청 필요</w:t>
      </w:r>
    </w:p>
    <w:p w14:paraId="321C54CA" w14:textId="3841E2B2" w:rsidR="39F3BAB3" w:rsidRDefault="39F3BAB3" w:rsidP="508C0BFA">
      <w:pPr>
        <w:pStyle w:val="a3"/>
        <w:numPr>
          <w:ilvl w:val="0"/>
          <w:numId w:val="1"/>
        </w:numPr>
        <w:ind w:leftChars="0"/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>AWS 내 서비스</w:t>
      </w:r>
    </w:p>
    <w:p w14:paraId="3101203A" w14:textId="1A54686F" w:rsidR="39F3BAB3" w:rsidRDefault="39F3BAB3" w:rsidP="508C0BFA">
      <w:pPr>
        <w:ind w:left="800"/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가) </w:t>
      </w:r>
      <w:proofErr w:type="gramStart"/>
      <w:r w:rsidRPr="508C0BFA">
        <w:rPr>
          <w:rFonts w:ascii="맑은 고딕" w:eastAsia="맑은 고딕" w:hAnsi="맑은 고딕" w:cs="맑은 고딕"/>
          <w:color w:val="0000FF"/>
          <w:szCs w:val="20"/>
        </w:rPr>
        <w:t>개발 :</w:t>
      </w:r>
      <w:proofErr w:type="gram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차단 보안솔루션 없으니, 예외처리 신청 불필요(현재 기준)</w:t>
      </w:r>
    </w:p>
    <w:p w14:paraId="5CF8793C" w14:textId="3D5082E7" w:rsidR="39F3BAB3" w:rsidRDefault="39F3BAB3" w:rsidP="508C0BFA">
      <w:pPr>
        <w:ind w:left="800"/>
        <w:rPr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나) </w:t>
      </w:r>
      <w:proofErr w:type="gramStart"/>
      <w:r w:rsidRPr="508C0BFA">
        <w:rPr>
          <w:rFonts w:ascii="맑은 고딕" w:eastAsia="맑은 고딕" w:hAnsi="맑은 고딕" w:cs="맑은 고딕"/>
          <w:color w:val="0000FF"/>
          <w:szCs w:val="20"/>
        </w:rPr>
        <w:t>상용 :</w:t>
      </w:r>
      <w:proofErr w:type="gram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보안솔루션에서 차단될 수 있으니 사전 예외처리 신청 필요</w:t>
      </w:r>
    </w:p>
    <w:p w14:paraId="1367885A" w14:textId="6C88B9E4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lastRenderedPageBreak/>
        <w:t xml:space="preserve">     = 예외처리 상세</w:t>
      </w:r>
    </w:p>
    <w:p w14:paraId="08BD1094" w14:textId="2150FB6B" w:rsidR="508C0BFA" w:rsidRDefault="508C0BFA" w:rsidP="508C0BFA">
      <w:pPr>
        <w:pStyle w:val="10"/>
        <w:rPr>
          <w:rFonts w:asciiTheme="minorEastAsia" w:eastAsiaTheme="minorEastAsia" w:hAnsiTheme="minorEastAsia" w:cstheme="minorEastAsia"/>
          <w:color w:val="0000FF"/>
          <w:sz w:val="18"/>
          <w:szCs w:val="18"/>
        </w:rPr>
      </w:pPr>
      <w:r w:rsidRPr="508C0BFA">
        <w:rPr>
          <w:rFonts w:asciiTheme="minorEastAsia" w:eastAsiaTheme="minorEastAsia" w:hAnsiTheme="minorEastAsia" w:cstheme="minorEastAsia"/>
          <w:color w:val="0000FF"/>
          <w:sz w:val="18"/>
          <w:szCs w:val="18"/>
        </w:rPr>
        <w:t xml:space="preserve">       참고&gt;   </w:t>
      </w:r>
      <w:r w:rsidR="6276D16B" w:rsidRPr="508C0BFA">
        <w:rPr>
          <w:rFonts w:asciiTheme="minorEastAsia" w:eastAsiaTheme="minorEastAsia" w:hAnsiTheme="minorEastAsia" w:cstheme="minorEastAsia"/>
          <w:color w:val="0000FF"/>
          <w:sz w:val="18"/>
          <w:szCs w:val="18"/>
        </w:rPr>
        <w:t xml:space="preserve">4.  주요 포트 오픈 여부 점검 예외 참고 </w:t>
      </w:r>
    </w:p>
    <w:p w14:paraId="0A55370C" w14:textId="5D0BD2C6" w:rsidR="508C0BFA" w:rsidRDefault="508C0BFA" w:rsidP="508C0BFA">
      <w:pPr>
        <w:rPr>
          <w:rFonts w:ascii="맑은 고딕" w:eastAsia="맑은 고딕" w:hAnsi="맑은 고딕" w:cs="맑은 고딕"/>
          <w:color w:val="0000FF"/>
          <w:szCs w:val="20"/>
        </w:rPr>
      </w:pPr>
    </w:p>
    <w:p w14:paraId="35F3CB02" w14:textId="3F2E7D31" w:rsidR="508C0BFA" w:rsidRDefault="508C0BFA" w:rsidP="508C0BFA">
      <w:pPr>
        <w:jc w:val="left"/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  2) 만약 외부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터널링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포트스캔과 OA포트스캔시 결과가 </w:t>
      </w:r>
      <w:proofErr w:type="gramStart"/>
      <w:r w:rsidRPr="508C0BFA">
        <w:rPr>
          <w:rFonts w:ascii="맑은 고딕" w:eastAsia="맑은 고딕" w:hAnsi="맑은 고딕" w:cs="맑은 고딕"/>
          <w:color w:val="0000FF"/>
          <w:szCs w:val="20"/>
        </w:rPr>
        <w:t>다르다면?(</w:t>
      </w:r>
      <w:proofErr w:type="spellStart"/>
      <w:proofErr w:type="gramEnd"/>
      <w:r w:rsidRPr="508C0BFA">
        <w:rPr>
          <w:rFonts w:ascii="맑은 고딕" w:eastAsia="맑은 고딕" w:hAnsi="맑은 고딕" w:cs="맑은 고딕"/>
          <w:color w:val="0000FF"/>
          <w:szCs w:val="20"/>
        </w:rPr>
        <w:t>개발기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스캔일 경우) </w:t>
      </w:r>
    </w:p>
    <w:p w14:paraId="33B017CC" w14:textId="5C2E015C" w:rsidR="508C0BFA" w:rsidRDefault="508C0BFA" w:rsidP="508C0BFA">
      <w:pPr>
        <w:jc w:val="left"/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      : OA기준으로 보고서작성</w:t>
      </w:r>
    </w:p>
    <w:p w14:paraId="6DEFA113" w14:textId="6C26ED7B" w:rsidR="508C0BFA" w:rsidRDefault="508C0BFA" w:rsidP="508C0BFA">
      <w:pPr>
        <w:jc w:val="left"/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       A. </w:t>
      </w:r>
      <w:proofErr w:type="spellStart"/>
      <w:r w:rsidRPr="508C0BFA">
        <w:rPr>
          <w:rFonts w:ascii="맑은 고딕" w:eastAsia="맑은 고딕" w:hAnsi="맑은 고딕" w:cs="맑은 고딕"/>
          <w:color w:val="0000FF"/>
          <w:szCs w:val="20"/>
        </w:rPr>
        <w:t>whatip</w:t>
      </w:r>
      <w:proofErr w:type="spellEnd"/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L4에 표기된 포트가 open된 것 이외에 추가로 </w:t>
      </w:r>
    </w:p>
    <w:p w14:paraId="75F88BCA" w14:textId="73FBCEE5" w:rsidR="508C0BFA" w:rsidRDefault="508C0BFA" w:rsidP="508C0BFA">
      <w:pPr>
        <w:jc w:val="left"/>
        <w:rPr>
          <w:rFonts w:ascii="맑은 고딕" w:eastAsia="맑은 고딕" w:hAnsi="맑은 고딕" w:cs="맑은 고딕"/>
          <w:color w:val="0000FF"/>
          <w:szCs w:val="20"/>
        </w:rPr>
      </w:pPr>
      <w:r w:rsidRPr="508C0BFA">
        <w:rPr>
          <w:rFonts w:ascii="맑은 고딕" w:eastAsia="맑은 고딕" w:hAnsi="맑은 고딕" w:cs="맑은 고딕"/>
          <w:color w:val="0000FF"/>
          <w:szCs w:val="20"/>
        </w:rPr>
        <w:t xml:space="preserve">            포트스캔에서 open된 것이 있다면 보고서에 reporting 필요(AWS 서버는 정보확인 안됨)</w:t>
      </w:r>
    </w:p>
    <w:p w14:paraId="15977B92" w14:textId="644E8BE9" w:rsidR="508C0BFA" w:rsidRDefault="508C0BFA" w:rsidP="76CB1CA7">
      <w:pPr>
        <w:ind w:firstLine="600"/>
        <w:jc w:val="left"/>
        <w:rPr>
          <w:rFonts w:ascii="맑은 고딕" w:eastAsia="맑은 고딕" w:hAnsi="맑은 고딕" w:cs="맑은 고딕"/>
          <w:color w:val="0000FF"/>
          <w:szCs w:val="20"/>
        </w:rPr>
      </w:pPr>
      <w:r w:rsidRPr="0B0318F8">
        <w:rPr>
          <w:rFonts w:ascii="맑은 고딕" w:eastAsia="맑은 고딕" w:hAnsi="맑은 고딕" w:cs="맑은 고딕"/>
          <w:color w:val="0000FF"/>
          <w:szCs w:val="20"/>
        </w:rPr>
        <w:t>B. L4가 없다면 포트스캔필요</w:t>
      </w:r>
    </w:p>
    <w:p w14:paraId="50096C4C" w14:textId="05888D22" w:rsidR="0B0318F8" w:rsidRDefault="0B0318F8" w:rsidP="0B0318F8">
      <w:pPr>
        <w:ind w:firstLine="600"/>
        <w:jc w:val="left"/>
        <w:rPr>
          <w:rFonts w:ascii="맑은 고딕" w:eastAsia="맑은 고딕" w:hAnsi="맑은 고딕" w:cs="맑은 고딕"/>
          <w:szCs w:val="20"/>
        </w:rPr>
      </w:pPr>
    </w:p>
    <w:p w14:paraId="7A096B04" w14:textId="380AE6EC" w:rsidR="59F0BC68" w:rsidRDefault="59F0BC68" w:rsidP="0B0318F8">
      <w:pPr>
        <w:jc w:val="left"/>
        <w:rPr>
          <w:rFonts w:ascii="맑은 고딕" w:eastAsia="맑은 고딕" w:hAnsi="맑은 고딕" w:cs="맑은 고딕"/>
          <w:szCs w:val="20"/>
        </w:rPr>
      </w:pPr>
      <w:r w:rsidRPr="0B0318F8">
        <w:rPr>
          <w:rFonts w:ascii="맑은 고딕" w:eastAsia="맑은 고딕" w:hAnsi="맑은 고딕" w:cs="맑은 고딕"/>
          <w:szCs w:val="20"/>
        </w:rPr>
        <w:t>15. JWT 토큰 복잡성 검증</w:t>
      </w:r>
    </w:p>
    <w:p w14:paraId="0D52AC86" w14:textId="5A5BA63E" w:rsidR="59F0BC68" w:rsidRDefault="00546051" w:rsidP="0B0318F8">
      <w:pPr>
        <w:jc w:val="left"/>
        <w:rPr>
          <w:rFonts w:ascii="맑은 고딕" w:eastAsia="맑은 고딕" w:hAnsi="맑은 고딕" w:cs="맑은 고딕"/>
          <w:szCs w:val="20"/>
        </w:rPr>
      </w:pPr>
      <w:hyperlink r:id="rId55">
        <w:r w:rsidR="59F0BC68" w:rsidRPr="543E7EFC">
          <w:rPr>
            <w:rStyle w:val="a5"/>
            <w:rFonts w:ascii="맑은 고딕" w:eastAsia="맑은 고딕" w:hAnsi="맑은 고딕" w:cs="맑은 고딕"/>
            <w:szCs w:val="20"/>
          </w:rPr>
          <w:t>JWT-cracker</w:t>
        </w:r>
      </w:hyperlink>
      <w:r w:rsidR="59F0BC68" w:rsidRPr="543E7EFC">
        <w:rPr>
          <w:rFonts w:ascii="맑은 고딕" w:eastAsia="맑은 고딕" w:hAnsi="맑은 고딕" w:cs="맑은 고딕"/>
          <w:szCs w:val="20"/>
        </w:rPr>
        <w:t xml:space="preserve"> 사용하여 복잡성 검증</w:t>
      </w:r>
    </w:p>
    <w:p w14:paraId="109873EF" w14:textId="22D8E9EE" w:rsidR="108D541D" w:rsidRDefault="0701A655" w:rsidP="543E7EFC">
      <w:pPr>
        <w:jc w:val="left"/>
        <w:rPr>
          <w:rFonts w:ascii="맑은 고딕" w:eastAsia="맑은 고딕" w:hAnsi="맑은 고딕" w:cs="맑은 고딕"/>
          <w:szCs w:val="20"/>
        </w:rPr>
      </w:pPr>
      <w:r w:rsidRPr="543E7EFC">
        <w:rPr>
          <w:rFonts w:ascii="맑은 고딕" w:eastAsia="맑은 고딕" w:hAnsi="맑은 고딕" w:cs="맑은 고딕"/>
          <w:szCs w:val="20"/>
        </w:rPr>
        <w:t>jwt-cracker.exe -token [token string] -</w:t>
      </w:r>
      <w:proofErr w:type="spellStart"/>
      <w:r w:rsidRPr="543E7EFC">
        <w:rPr>
          <w:rFonts w:ascii="맑은 고딕" w:eastAsia="맑은 고딕" w:hAnsi="맑은 고딕" w:cs="맑은 고딕"/>
          <w:szCs w:val="20"/>
        </w:rPr>
        <w:t>maxlen</w:t>
      </w:r>
      <w:proofErr w:type="spellEnd"/>
      <w:r w:rsidRPr="543E7EFC">
        <w:rPr>
          <w:rFonts w:ascii="맑은 고딕" w:eastAsia="맑은 고딕" w:hAnsi="맑은 고딕" w:cs="맑은 고딕"/>
          <w:szCs w:val="20"/>
        </w:rPr>
        <w:t xml:space="preserve"> [secret length]</w:t>
      </w:r>
    </w:p>
    <w:p w14:paraId="6BA11906" w14:textId="2991782C" w:rsidR="108D541D" w:rsidRDefault="0701A655" w:rsidP="0B0318F8">
      <w:pPr>
        <w:jc w:val="left"/>
      </w:pPr>
      <w:r>
        <w:rPr>
          <w:noProof/>
        </w:rPr>
        <w:drawing>
          <wp:inline distT="0" distB="0" distL="0" distR="0" wp14:anchorId="1C8B1518" wp14:editId="2C275D0D">
            <wp:extent cx="5651998" cy="1354125"/>
            <wp:effectExtent l="9525" t="9525" r="9525" b="9525"/>
            <wp:docPr id="474691767" name="그림 474691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998" cy="13541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21A9CB" w14:textId="59698929" w:rsidR="68A5E32D" w:rsidRDefault="68A5E32D" w:rsidP="1735DA9A">
      <w:pPr>
        <w:jc w:val="left"/>
      </w:pPr>
      <w:proofErr w:type="gramStart"/>
      <w:r>
        <w:t>출처 &gt;</w:t>
      </w:r>
      <w:proofErr w:type="gramEnd"/>
    </w:p>
    <w:p w14:paraId="48405506" w14:textId="4EAB1523" w:rsidR="68A5E32D" w:rsidRDefault="00546051" w:rsidP="1735DA9A">
      <w:pPr>
        <w:jc w:val="left"/>
      </w:pPr>
      <w:hyperlink r:id="rId57">
        <w:r w:rsidR="68A5E32D" w:rsidRPr="1735DA9A">
          <w:rPr>
            <w:rStyle w:val="a5"/>
          </w:rPr>
          <w:t>JWT 복호화</w:t>
        </w:r>
      </w:hyperlink>
    </w:p>
    <w:p w14:paraId="737AAC15" w14:textId="381A38AD" w:rsidR="68A5E32D" w:rsidRDefault="00546051" w:rsidP="1735DA9A">
      <w:pPr>
        <w:jc w:val="left"/>
        <w:rPr>
          <w:rFonts w:ascii="맑은 고딕" w:eastAsia="맑은 고딕" w:hAnsi="맑은 고딕" w:cs="맑은 고딕"/>
          <w:szCs w:val="20"/>
        </w:rPr>
      </w:pPr>
      <w:hyperlink r:id="rId58">
        <w:r w:rsidR="68A5E32D" w:rsidRPr="1735DA9A">
          <w:rPr>
            <w:rStyle w:val="a5"/>
            <w:rFonts w:ascii="맑은 고딕" w:eastAsia="맑은 고딕" w:hAnsi="맑은 고딕" w:cs="맑은 고딕"/>
            <w:szCs w:val="20"/>
          </w:rPr>
          <w:t>Hacking JWT Tokens: Bruteforcing Weak Signing Key (JWT-Cracker) | by Shivam Bathla | Pentester Academy Blog</w:t>
        </w:r>
      </w:hyperlink>
    </w:p>
    <w:p w14:paraId="70B2B8ED" w14:textId="0A1797BF" w:rsidR="0B0318F8" w:rsidRDefault="0B0318F8" w:rsidP="0B0318F8">
      <w:pPr>
        <w:jc w:val="left"/>
        <w:rPr>
          <w:rFonts w:ascii="맑은 고딕" w:eastAsia="맑은 고딕" w:hAnsi="맑은 고딕" w:cs="맑은 고딕"/>
          <w:szCs w:val="20"/>
        </w:rPr>
      </w:pPr>
    </w:p>
    <w:sectPr w:rsidR="0B0318F8">
      <w:headerReference w:type="default" r:id="rId59"/>
      <w:footerReference w:type="default" r:id="rId6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333D5" w14:textId="77777777" w:rsidR="00000000" w:rsidRDefault="00546051">
      <w:pPr>
        <w:spacing w:after="0" w:line="240" w:lineRule="auto"/>
      </w:pPr>
      <w:r>
        <w:separator/>
      </w:r>
    </w:p>
  </w:endnote>
  <w:endnote w:type="continuationSeparator" w:id="0">
    <w:p w14:paraId="3770ECA9" w14:textId="77777777" w:rsidR="00000000" w:rsidRDefault="00546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onaco">
    <w:altName w:val="Cambria"/>
    <w:panose1 w:val="00000000000000000000"/>
    <w:charset w:val="00"/>
    <w:family w:val="roman"/>
    <w:notTrueType/>
    <w:pitch w:val="default"/>
  </w:font>
  <w:font w:name="monospac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8CCCF0" w14:paraId="3D8B973F" w14:textId="77777777" w:rsidTr="168CCCF0">
      <w:tc>
        <w:tcPr>
          <w:tcW w:w="3005" w:type="dxa"/>
        </w:tcPr>
        <w:p w14:paraId="092674D5" w14:textId="3050F90A" w:rsidR="168CCCF0" w:rsidRDefault="168CCCF0" w:rsidP="168CCCF0">
          <w:pPr>
            <w:pStyle w:val="a7"/>
            <w:ind w:left="-115"/>
            <w:jc w:val="left"/>
          </w:pPr>
        </w:p>
      </w:tc>
      <w:tc>
        <w:tcPr>
          <w:tcW w:w="3005" w:type="dxa"/>
        </w:tcPr>
        <w:p w14:paraId="753E97A4" w14:textId="15729BEA" w:rsidR="168CCCF0" w:rsidRDefault="168CCCF0" w:rsidP="168CCCF0">
          <w:pPr>
            <w:pStyle w:val="a7"/>
            <w:jc w:val="center"/>
          </w:pPr>
        </w:p>
      </w:tc>
      <w:tc>
        <w:tcPr>
          <w:tcW w:w="3005" w:type="dxa"/>
        </w:tcPr>
        <w:p w14:paraId="22BB7CB6" w14:textId="62347B5B" w:rsidR="168CCCF0" w:rsidRDefault="168CCCF0" w:rsidP="168CCCF0">
          <w:pPr>
            <w:pStyle w:val="a7"/>
            <w:ind w:right="-115"/>
            <w:jc w:val="right"/>
          </w:pPr>
        </w:p>
      </w:tc>
    </w:tr>
  </w:tbl>
  <w:p w14:paraId="11CEC39E" w14:textId="6940288B" w:rsidR="168CCCF0" w:rsidRDefault="168CCCF0" w:rsidP="168CCCF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B3BE" w14:textId="77777777" w:rsidR="00000000" w:rsidRDefault="00546051">
      <w:pPr>
        <w:spacing w:after="0" w:line="240" w:lineRule="auto"/>
      </w:pPr>
      <w:r>
        <w:separator/>
      </w:r>
    </w:p>
  </w:footnote>
  <w:footnote w:type="continuationSeparator" w:id="0">
    <w:p w14:paraId="36C70206" w14:textId="77777777" w:rsidR="00000000" w:rsidRDefault="00546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8CCCF0" w14:paraId="15F58306" w14:textId="77777777" w:rsidTr="168CCCF0">
      <w:tc>
        <w:tcPr>
          <w:tcW w:w="3005" w:type="dxa"/>
        </w:tcPr>
        <w:p w14:paraId="78131C5C" w14:textId="17D980F5" w:rsidR="168CCCF0" w:rsidRDefault="168CCCF0" w:rsidP="168CCCF0">
          <w:pPr>
            <w:pStyle w:val="a7"/>
            <w:ind w:left="-115"/>
            <w:jc w:val="left"/>
          </w:pPr>
        </w:p>
      </w:tc>
      <w:tc>
        <w:tcPr>
          <w:tcW w:w="3005" w:type="dxa"/>
        </w:tcPr>
        <w:p w14:paraId="1F966106" w14:textId="7D9090D2" w:rsidR="168CCCF0" w:rsidRDefault="168CCCF0" w:rsidP="168CCCF0">
          <w:pPr>
            <w:pStyle w:val="a7"/>
            <w:jc w:val="center"/>
          </w:pPr>
        </w:p>
      </w:tc>
      <w:tc>
        <w:tcPr>
          <w:tcW w:w="3005" w:type="dxa"/>
        </w:tcPr>
        <w:p w14:paraId="7185B42F" w14:textId="09E3E0C8" w:rsidR="168CCCF0" w:rsidRDefault="168CCCF0" w:rsidP="168CCCF0">
          <w:pPr>
            <w:pStyle w:val="a7"/>
            <w:ind w:right="-115"/>
            <w:jc w:val="right"/>
          </w:pPr>
        </w:p>
      </w:tc>
    </w:tr>
  </w:tbl>
  <w:p w14:paraId="1E3E8372" w14:textId="7CEBB59B" w:rsidR="168CCCF0" w:rsidRDefault="168CCCF0" w:rsidP="168CCCF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050C"/>
    <w:multiLevelType w:val="hybridMultilevel"/>
    <w:tmpl w:val="BE44D108"/>
    <w:lvl w:ilvl="0" w:tplc="04090011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6F9AFB"/>
    <w:multiLevelType w:val="hybridMultilevel"/>
    <w:tmpl w:val="45F640AE"/>
    <w:lvl w:ilvl="0" w:tplc="9D2661D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2C89E8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C4EDBD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0CAF9A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7140C6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C86A95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4488C4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DFA45E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21666E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704180"/>
    <w:multiLevelType w:val="hybridMultilevel"/>
    <w:tmpl w:val="246A7BA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1147965"/>
    <w:multiLevelType w:val="hybridMultilevel"/>
    <w:tmpl w:val="F13AF5A8"/>
    <w:lvl w:ilvl="0" w:tplc="04090011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23F34C4"/>
    <w:multiLevelType w:val="hybridMultilevel"/>
    <w:tmpl w:val="3AB46D62"/>
    <w:lvl w:ilvl="0" w:tplc="DFEE4610">
      <w:start w:val="1"/>
      <w:numFmt w:val="ganada"/>
      <w:pStyle w:val="3"/>
      <w:lvlText w:val="%1)"/>
      <w:lvlJc w:val="left"/>
      <w:pPr>
        <w:ind w:left="400" w:hanging="40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567EA85A">
      <w:numFmt w:val="bullet"/>
      <w:lvlText w:val=""/>
      <w:lvlJc w:val="left"/>
      <w:pPr>
        <w:ind w:left="580" w:hanging="180"/>
      </w:pPr>
      <w:rPr>
        <w:rFonts w:ascii="맑은 고딕" w:eastAsia="맑은 고딕" w:hAnsi="맑은 고딕" w:cs="Times New Roman"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4A7D5A80"/>
    <w:multiLevelType w:val="hybridMultilevel"/>
    <w:tmpl w:val="EDC64568"/>
    <w:lvl w:ilvl="0" w:tplc="22FA1EC6">
      <w:start w:val="1"/>
      <w:numFmt w:val="decimal"/>
      <w:pStyle w:val="2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551C628"/>
    <w:multiLevelType w:val="hybridMultilevel"/>
    <w:tmpl w:val="0C38373E"/>
    <w:lvl w:ilvl="0" w:tplc="99F61D7A">
      <w:start w:val="1"/>
      <w:numFmt w:val="decimal"/>
      <w:lvlText w:val="%1."/>
      <w:lvlJc w:val="left"/>
      <w:pPr>
        <w:ind w:left="800" w:hanging="400"/>
      </w:pPr>
    </w:lvl>
    <w:lvl w:ilvl="1" w:tplc="32D47DAE">
      <w:start w:val="1"/>
      <w:numFmt w:val="upperLetter"/>
      <w:lvlText w:val="%2."/>
      <w:lvlJc w:val="left"/>
      <w:pPr>
        <w:ind w:left="1200" w:hanging="400"/>
      </w:pPr>
    </w:lvl>
    <w:lvl w:ilvl="2" w:tplc="1B12FAA2">
      <w:start w:val="1"/>
      <w:numFmt w:val="lowerRoman"/>
      <w:lvlText w:val="%3."/>
      <w:lvlJc w:val="right"/>
      <w:pPr>
        <w:ind w:left="1600" w:hanging="400"/>
      </w:pPr>
    </w:lvl>
    <w:lvl w:ilvl="3" w:tplc="B7409D40">
      <w:start w:val="1"/>
      <w:numFmt w:val="decimal"/>
      <w:lvlText w:val="%4."/>
      <w:lvlJc w:val="left"/>
      <w:pPr>
        <w:ind w:left="2000" w:hanging="400"/>
      </w:pPr>
    </w:lvl>
    <w:lvl w:ilvl="4" w:tplc="4C885EB6">
      <w:start w:val="1"/>
      <w:numFmt w:val="lowerLetter"/>
      <w:lvlText w:val="%5."/>
      <w:lvlJc w:val="left"/>
      <w:pPr>
        <w:ind w:left="2400" w:hanging="400"/>
      </w:pPr>
    </w:lvl>
    <w:lvl w:ilvl="5" w:tplc="F9445A6C">
      <w:start w:val="1"/>
      <w:numFmt w:val="lowerRoman"/>
      <w:lvlText w:val="%6."/>
      <w:lvlJc w:val="right"/>
      <w:pPr>
        <w:ind w:left="2800" w:hanging="400"/>
      </w:pPr>
    </w:lvl>
    <w:lvl w:ilvl="6" w:tplc="6BB20F32">
      <w:start w:val="1"/>
      <w:numFmt w:val="decimal"/>
      <w:lvlText w:val="%7."/>
      <w:lvlJc w:val="left"/>
      <w:pPr>
        <w:ind w:left="3200" w:hanging="400"/>
      </w:pPr>
    </w:lvl>
    <w:lvl w:ilvl="7" w:tplc="5344D37E">
      <w:start w:val="1"/>
      <w:numFmt w:val="lowerLetter"/>
      <w:lvlText w:val="%8."/>
      <w:lvlJc w:val="left"/>
      <w:pPr>
        <w:ind w:left="3600" w:hanging="400"/>
      </w:pPr>
    </w:lvl>
    <w:lvl w:ilvl="8" w:tplc="0ACA3C50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8C843F9"/>
    <w:multiLevelType w:val="hybridMultilevel"/>
    <w:tmpl w:val="06E019D0"/>
    <w:lvl w:ilvl="0" w:tplc="A2700A92">
      <w:start w:val="1"/>
      <w:numFmt w:val="bullet"/>
      <w:pStyle w:val="1"/>
      <w:lvlText w:val=""/>
      <w:lvlJc w:val="left"/>
      <w:pPr>
        <w:ind w:left="1108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8" w15:restartNumberingAfterBreak="0">
    <w:nsid w:val="600D2527"/>
    <w:multiLevelType w:val="hybridMultilevel"/>
    <w:tmpl w:val="E19805F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DB61AB"/>
    <w:multiLevelType w:val="hybridMultilevel"/>
    <w:tmpl w:val="AF6080E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112FF5"/>
    <w:multiLevelType w:val="hybridMultilevel"/>
    <w:tmpl w:val="8F263F8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8EA15D4"/>
    <w:multiLevelType w:val="hybridMultilevel"/>
    <w:tmpl w:val="1206B1DA"/>
    <w:lvl w:ilvl="0" w:tplc="68089842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B81F56D"/>
    <w:multiLevelType w:val="hybridMultilevel"/>
    <w:tmpl w:val="963A92F2"/>
    <w:lvl w:ilvl="0" w:tplc="B02AB57C">
      <w:start w:val="1"/>
      <w:numFmt w:val="upperLetter"/>
      <w:lvlText w:val="%1."/>
      <w:lvlJc w:val="left"/>
      <w:pPr>
        <w:ind w:left="800" w:hanging="400"/>
      </w:pPr>
    </w:lvl>
    <w:lvl w:ilvl="1" w:tplc="FDBEE516">
      <w:start w:val="1"/>
      <w:numFmt w:val="lowerLetter"/>
      <w:lvlText w:val="%2."/>
      <w:lvlJc w:val="left"/>
      <w:pPr>
        <w:ind w:left="1200" w:hanging="400"/>
      </w:pPr>
    </w:lvl>
    <w:lvl w:ilvl="2" w:tplc="326A5CFC">
      <w:start w:val="1"/>
      <w:numFmt w:val="lowerRoman"/>
      <w:lvlText w:val="%3."/>
      <w:lvlJc w:val="right"/>
      <w:pPr>
        <w:ind w:left="1600" w:hanging="400"/>
      </w:pPr>
    </w:lvl>
    <w:lvl w:ilvl="3" w:tplc="B060D382">
      <w:start w:val="1"/>
      <w:numFmt w:val="decimal"/>
      <w:lvlText w:val="%4."/>
      <w:lvlJc w:val="left"/>
      <w:pPr>
        <w:ind w:left="2000" w:hanging="400"/>
      </w:pPr>
    </w:lvl>
    <w:lvl w:ilvl="4" w:tplc="C4F4419E">
      <w:start w:val="1"/>
      <w:numFmt w:val="lowerLetter"/>
      <w:lvlText w:val="%5."/>
      <w:lvlJc w:val="left"/>
      <w:pPr>
        <w:ind w:left="2400" w:hanging="400"/>
      </w:pPr>
    </w:lvl>
    <w:lvl w:ilvl="5" w:tplc="D91201FC">
      <w:start w:val="1"/>
      <w:numFmt w:val="lowerRoman"/>
      <w:lvlText w:val="%6."/>
      <w:lvlJc w:val="right"/>
      <w:pPr>
        <w:ind w:left="2800" w:hanging="400"/>
      </w:pPr>
    </w:lvl>
    <w:lvl w:ilvl="6" w:tplc="8406505E">
      <w:start w:val="1"/>
      <w:numFmt w:val="decimal"/>
      <w:lvlText w:val="%7."/>
      <w:lvlJc w:val="left"/>
      <w:pPr>
        <w:ind w:left="3200" w:hanging="400"/>
      </w:pPr>
    </w:lvl>
    <w:lvl w:ilvl="7" w:tplc="765C3258">
      <w:start w:val="1"/>
      <w:numFmt w:val="lowerLetter"/>
      <w:lvlText w:val="%8."/>
      <w:lvlJc w:val="left"/>
      <w:pPr>
        <w:ind w:left="3600" w:hanging="400"/>
      </w:pPr>
    </w:lvl>
    <w:lvl w:ilvl="8" w:tplc="CDB2D626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0357D65"/>
    <w:multiLevelType w:val="hybridMultilevel"/>
    <w:tmpl w:val="BE44D108"/>
    <w:lvl w:ilvl="0" w:tplc="04090011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7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유성근/보안진단실">
    <w15:presenceInfo w15:providerId="AD" w15:userId="S-1-5-21-2928304940-3408480848-150329020-975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71"/>
    <w:rsid w:val="000379B1"/>
    <w:rsid w:val="00041245"/>
    <w:rsid w:val="000E4662"/>
    <w:rsid w:val="00152B0E"/>
    <w:rsid w:val="001D2A73"/>
    <w:rsid w:val="001F543F"/>
    <w:rsid w:val="0021D1C1"/>
    <w:rsid w:val="0022E786"/>
    <w:rsid w:val="002A23B4"/>
    <w:rsid w:val="002B4BA7"/>
    <w:rsid w:val="003F6988"/>
    <w:rsid w:val="00433071"/>
    <w:rsid w:val="004C324F"/>
    <w:rsid w:val="004C6062"/>
    <w:rsid w:val="004E0025"/>
    <w:rsid w:val="00507F17"/>
    <w:rsid w:val="00546051"/>
    <w:rsid w:val="005B5858"/>
    <w:rsid w:val="00633F5B"/>
    <w:rsid w:val="0070821E"/>
    <w:rsid w:val="00757B2C"/>
    <w:rsid w:val="00767645"/>
    <w:rsid w:val="00771843"/>
    <w:rsid w:val="007D3300"/>
    <w:rsid w:val="008C1A5F"/>
    <w:rsid w:val="009A649B"/>
    <w:rsid w:val="00AC1995"/>
    <w:rsid w:val="00B37D8F"/>
    <w:rsid w:val="00BA4186"/>
    <w:rsid w:val="00BF0279"/>
    <w:rsid w:val="00C04522"/>
    <w:rsid w:val="00C15F5D"/>
    <w:rsid w:val="00CD5FC3"/>
    <w:rsid w:val="00D408CC"/>
    <w:rsid w:val="00D70CD6"/>
    <w:rsid w:val="00DC6D4E"/>
    <w:rsid w:val="00E56724"/>
    <w:rsid w:val="00E9754B"/>
    <w:rsid w:val="00EA5FAA"/>
    <w:rsid w:val="00EB022B"/>
    <w:rsid w:val="00EB4CD7"/>
    <w:rsid w:val="00ED3259"/>
    <w:rsid w:val="00EE4455"/>
    <w:rsid w:val="00EF70BB"/>
    <w:rsid w:val="00F1731B"/>
    <w:rsid w:val="00F631DE"/>
    <w:rsid w:val="00F7C82D"/>
    <w:rsid w:val="00FB0E38"/>
    <w:rsid w:val="00FB7864"/>
    <w:rsid w:val="00FD1B96"/>
    <w:rsid w:val="00FD6922"/>
    <w:rsid w:val="036E288C"/>
    <w:rsid w:val="039A5AD7"/>
    <w:rsid w:val="042B2A6E"/>
    <w:rsid w:val="042F68EF"/>
    <w:rsid w:val="04F69F14"/>
    <w:rsid w:val="04F8BE16"/>
    <w:rsid w:val="0530DF87"/>
    <w:rsid w:val="057F8AB8"/>
    <w:rsid w:val="061E8DD7"/>
    <w:rsid w:val="06A5C94E"/>
    <w:rsid w:val="06ED2D2E"/>
    <w:rsid w:val="06FD0336"/>
    <w:rsid w:val="0701A655"/>
    <w:rsid w:val="07290FB4"/>
    <w:rsid w:val="075E8419"/>
    <w:rsid w:val="076C7742"/>
    <w:rsid w:val="079E0A66"/>
    <w:rsid w:val="07BA5E38"/>
    <w:rsid w:val="08052762"/>
    <w:rsid w:val="08073086"/>
    <w:rsid w:val="09A300E7"/>
    <w:rsid w:val="09DD6A10"/>
    <w:rsid w:val="0A176464"/>
    <w:rsid w:val="0A4F2F1A"/>
    <w:rsid w:val="0B015C70"/>
    <w:rsid w:val="0B0318F8"/>
    <w:rsid w:val="0B355F87"/>
    <w:rsid w:val="0B6CC4F7"/>
    <w:rsid w:val="0C53D507"/>
    <w:rsid w:val="0C53D69C"/>
    <w:rsid w:val="0C650FDE"/>
    <w:rsid w:val="0D1E69A8"/>
    <w:rsid w:val="0D580BCB"/>
    <w:rsid w:val="0D887015"/>
    <w:rsid w:val="0DEFA568"/>
    <w:rsid w:val="0E9BEFE0"/>
    <w:rsid w:val="0F358F8A"/>
    <w:rsid w:val="10744CB1"/>
    <w:rsid w:val="108D541D"/>
    <w:rsid w:val="10FC97FD"/>
    <w:rsid w:val="11F217B1"/>
    <w:rsid w:val="126B0864"/>
    <w:rsid w:val="12774E1B"/>
    <w:rsid w:val="12E42D93"/>
    <w:rsid w:val="139137D0"/>
    <w:rsid w:val="13C34798"/>
    <w:rsid w:val="13D355C3"/>
    <w:rsid w:val="13F1C29F"/>
    <w:rsid w:val="140E6F4A"/>
    <w:rsid w:val="1430E736"/>
    <w:rsid w:val="159CA2AB"/>
    <w:rsid w:val="168CCCF0"/>
    <w:rsid w:val="16B8E885"/>
    <w:rsid w:val="16E38E35"/>
    <w:rsid w:val="1707A29D"/>
    <w:rsid w:val="17102CC2"/>
    <w:rsid w:val="1735DA9A"/>
    <w:rsid w:val="178F37AE"/>
    <w:rsid w:val="17AEFF62"/>
    <w:rsid w:val="17B74700"/>
    <w:rsid w:val="17E81064"/>
    <w:rsid w:val="188F0CED"/>
    <w:rsid w:val="18E21A96"/>
    <w:rsid w:val="1974DE8F"/>
    <w:rsid w:val="19BF7476"/>
    <w:rsid w:val="1A9D9481"/>
    <w:rsid w:val="1B368E34"/>
    <w:rsid w:val="1B43BA3B"/>
    <w:rsid w:val="1B58FCE1"/>
    <w:rsid w:val="1B65F07E"/>
    <w:rsid w:val="1BABEB59"/>
    <w:rsid w:val="1C473B1E"/>
    <w:rsid w:val="1E3FC386"/>
    <w:rsid w:val="1E4D2D12"/>
    <w:rsid w:val="1EC91926"/>
    <w:rsid w:val="1F32915B"/>
    <w:rsid w:val="1F5232E9"/>
    <w:rsid w:val="1F7FA94F"/>
    <w:rsid w:val="203053BB"/>
    <w:rsid w:val="20EE034A"/>
    <w:rsid w:val="212D3E99"/>
    <w:rsid w:val="21750EA7"/>
    <w:rsid w:val="2274038E"/>
    <w:rsid w:val="2292DDE4"/>
    <w:rsid w:val="236FFCE3"/>
    <w:rsid w:val="23AB5720"/>
    <w:rsid w:val="23DC9468"/>
    <w:rsid w:val="23F24178"/>
    <w:rsid w:val="23FEC714"/>
    <w:rsid w:val="240FD3EF"/>
    <w:rsid w:val="2521E9B0"/>
    <w:rsid w:val="25A2C7FD"/>
    <w:rsid w:val="25A7432F"/>
    <w:rsid w:val="25ABA450"/>
    <w:rsid w:val="26C376C0"/>
    <w:rsid w:val="26D5A890"/>
    <w:rsid w:val="2718F9AA"/>
    <w:rsid w:val="27299972"/>
    <w:rsid w:val="2798F5B1"/>
    <w:rsid w:val="279988DC"/>
    <w:rsid w:val="27D154B7"/>
    <w:rsid w:val="282010BB"/>
    <w:rsid w:val="285030F2"/>
    <w:rsid w:val="28C94C97"/>
    <w:rsid w:val="28FEBF8D"/>
    <w:rsid w:val="29610CBE"/>
    <w:rsid w:val="298B2678"/>
    <w:rsid w:val="29966705"/>
    <w:rsid w:val="2A509A6C"/>
    <w:rsid w:val="2A9BFC47"/>
    <w:rsid w:val="2AE44C3A"/>
    <w:rsid w:val="2B16D962"/>
    <w:rsid w:val="2B40AFB6"/>
    <w:rsid w:val="2B88ADC9"/>
    <w:rsid w:val="2BABAF9E"/>
    <w:rsid w:val="2BDDEC85"/>
    <w:rsid w:val="2BE7A64D"/>
    <w:rsid w:val="2C08364C"/>
    <w:rsid w:val="2C9515FB"/>
    <w:rsid w:val="2CBE8E52"/>
    <w:rsid w:val="2DA38FE4"/>
    <w:rsid w:val="2DE072AE"/>
    <w:rsid w:val="2E23DA82"/>
    <w:rsid w:val="2E2E72D3"/>
    <w:rsid w:val="2EFE7518"/>
    <w:rsid w:val="2FCA9E45"/>
    <w:rsid w:val="2FF58548"/>
    <w:rsid w:val="3071988D"/>
    <w:rsid w:val="309709CE"/>
    <w:rsid w:val="30BB1770"/>
    <w:rsid w:val="30BE5F52"/>
    <w:rsid w:val="310B3DCB"/>
    <w:rsid w:val="313E45C5"/>
    <w:rsid w:val="31861AE6"/>
    <w:rsid w:val="318B70FD"/>
    <w:rsid w:val="31E4ACF7"/>
    <w:rsid w:val="3229E229"/>
    <w:rsid w:val="325ED557"/>
    <w:rsid w:val="3260F40C"/>
    <w:rsid w:val="3285C26C"/>
    <w:rsid w:val="3291DE68"/>
    <w:rsid w:val="32F74BA5"/>
    <w:rsid w:val="339CB806"/>
    <w:rsid w:val="33AFBADD"/>
    <w:rsid w:val="33B5E12B"/>
    <w:rsid w:val="33F1B106"/>
    <w:rsid w:val="33FAA5B8"/>
    <w:rsid w:val="34701853"/>
    <w:rsid w:val="34CDE990"/>
    <w:rsid w:val="34E56B66"/>
    <w:rsid w:val="35187336"/>
    <w:rsid w:val="35353527"/>
    <w:rsid w:val="358A3681"/>
    <w:rsid w:val="3605F047"/>
    <w:rsid w:val="3695F45D"/>
    <w:rsid w:val="36B232CD"/>
    <w:rsid w:val="36DE26CA"/>
    <w:rsid w:val="36FCB880"/>
    <w:rsid w:val="370EDD14"/>
    <w:rsid w:val="3732467A"/>
    <w:rsid w:val="3759F0B9"/>
    <w:rsid w:val="37E12762"/>
    <w:rsid w:val="38404E93"/>
    <w:rsid w:val="389A6B53"/>
    <w:rsid w:val="38C791F0"/>
    <w:rsid w:val="38D7642C"/>
    <w:rsid w:val="39402277"/>
    <w:rsid w:val="39668D29"/>
    <w:rsid w:val="3972AE70"/>
    <w:rsid w:val="39887197"/>
    <w:rsid w:val="39A0C3EB"/>
    <w:rsid w:val="39A38AEE"/>
    <w:rsid w:val="39E71164"/>
    <w:rsid w:val="39F3BAB3"/>
    <w:rsid w:val="3A72F18B"/>
    <w:rsid w:val="3AC0B9AA"/>
    <w:rsid w:val="3BFDCA17"/>
    <w:rsid w:val="3C05B79D"/>
    <w:rsid w:val="3C16F274"/>
    <w:rsid w:val="3C241D88"/>
    <w:rsid w:val="3C63C4C2"/>
    <w:rsid w:val="3C9C3F7C"/>
    <w:rsid w:val="3D75BB85"/>
    <w:rsid w:val="3D78C881"/>
    <w:rsid w:val="3D999A78"/>
    <w:rsid w:val="3E18D0AE"/>
    <w:rsid w:val="3E5CC705"/>
    <w:rsid w:val="3EC6D59D"/>
    <w:rsid w:val="3F3D585F"/>
    <w:rsid w:val="3F40309C"/>
    <w:rsid w:val="3F4AAECE"/>
    <w:rsid w:val="40870CF5"/>
    <w:rsid w:val="40B06943"/>
    <w:rsid w:val="41ABD5D0"/>
    <w:rsid w:val="41CE028A"/>
    <w:rsid w:val="425D7F13"/>
    <w:rsid w:val="42609544"/>
    <w:rsid w:val="427ACD45"/>
    <w:rsid w:val="430D6F6F"/>
    <w:rsid w:val="4341EB06"/>
    <w:rsid w:val="43510B2E"/>
    <w:rsid w:val="4408DBFC"/>
    <w:rsid w:val="44B94BB7"/>
    <w:rsid w:val="44BD919F"/>
    <w:rsid w:val="453C1F54"/>
    <w:rsid w:val="45A4C404"/>
    <w:rsid w:val="45AB2AC2"/>
    <w:rsid w:val="45EC970F"/>
    <w:rsid w:val="4620BA77"/>
    <w:rsid w:val="46226802"/>
    <w:rsid w:val="467F46F3"/>
    <w:rsid w:val="471CAC42"/>
    <w:rsid w:val="476EF660"/>
    <w:rsid w:val="48264F29"/>
    <w:rsid w:val="48343FB1"/>
    <w:rsid w:val="48DC4D1F"/>
    <w:rsid w:val="499B6BD5"/>
    <w:rsid w:val="49AB8D95"/>
    <w:rsid w:val="49D026C3"/>
    <w:rsid w:val="49D084D9"/>
    <w:rsid w:val="49F5181A"/>
    <w:rsid w:val="4A269F25"/>
    <w:rsid w:val="4A3E232C"/>
    <w:rsid w:val="4A4610B2"/>
    <w:rsid w:val="4AB07D3F"/>
    <w:rsid w:val="4ADB4FF8"/>
    <w:rsid w:val="4AE93BD5"/>
    <w:rsid w:val="4B14A4B6"/>
    <w:rsid w:val="4B2FEAD0"/>
    <w:rsid w:val="4C02372F"/>
    <w:rsid w:val="4C191A89"/>
    <w:rsid w:val="4C1BDB67"/>
    <w:rsid w:val="4C55EDB9"/>
    <w:rsid w:val="4CE527DF"/>
    <w:rsid w:val="4CEBF72C"/>
    <w:rsid w:val="4D4C592E"/>
    <w:rsid w:val="4DF5F441"/>
    <w:rsid w:val="4E5E9AD6"/>
    <w:rsid w:val="4F11944F"/>
    <w:rsid w:val="4F2ABCAC"/>
    <w:rsid w:val="4F581FFD"/>
    <w:rsid w:val="4FED26FD"/>
    <w:rsid w:val="4FFB1C09"/>
    <w:rsid w:val="500A198E"/>
    <w:rsid w:val="501665D9"/>
    <w:rsid w:val="503EE76D"/>
    <w:rsid w:val="504FB25A"/>
    <w:rsid w:val="5075A9F0"/>
    <w:rsid w:val="50782BAC"/>
    <w:rsid w:val="508C0BFA"/>
    <w:rsid w:val="50AD64B0"/>
    <w:rsid w:val="50E390A0"/>
    <w:rsid w:val="51AA53CC"/>
    <w:rsid w:val="51CA548A"/>
    <w:rsid w:val="52261C93"/>
    <w:rsid w:val="523DAD5D"/>
    <w:rsid w:val="530EE190"/>
    <w:rsid w:val="5362BA96"/>
    <w:rsid w:val="5365B781"/>
    <w:rsid w:val="53F25836"/>
    <w:rsid w:val="541EFFC6"/>
    <w:rsid w:val="543E7EFC"/>
    <w:rsid w:val="54ED54EF"/>
    <w:rsid w:val="558391F8"/>
    <w:rsid w:val="56455E81"/>
    <w:rsid w:val="56B614F0"/>
    <w:rsid w:val="56BBBE2E"/>
    <w:rsid w:val="56D09EB2"/>
    <w:rsid w:val="5735CE91"/>
    <w:rsid w:val="573D1B80"/>
    <w:rsid w:val="576FA80C"/>
    <w:rsid w:val="5783AE2A"/>
    <w:rsid w:val="57BA82E8"/>
    <w:rsid w:val="57F55905"/>
    <w:rsid w:val="58A73BBE"/>
    <w:rsid w:val="59098231"/>
    <w:rsid w:val="592E0860"/>
    <w:rsid w:val="59F0BC68"/>
    <w:rsid w:val="5A8E414A"/>
    <w:rsid w:val="5AAA41A1"/>
    <w:rsid w:val="5B10F4CD"/>
    <w:rsid w:val="5C54C42F"/>
    <w:rsid w:val="5CDDE04E"/>
    <w:rsid w:val="5CF11DE7"/>
    <w:rsid w:val="5D0C99C7"/>
    <w:rsid w:val="5DBA41F9"/>
    <w:rsid w:val="5DE2F9EF"/>
    <w:rsid w:val="5E8C884F"/>
    <w:rsid w:val="5EA81DAE"/>
    <w:rsid w:val="5EB6AC13"/>
    <w:rsid w:val="5F0F34B5"/>
    <w:rsid w:val="60443A89"/>
    <w:rsid w:val="60717A5D"/>
    <w:rsid w:val="60FADD4C"/>
    <w:rsid w:val="617A49FB"/>
    <w:rsid w:val="6276D16B"/>
    <w:rsid w:val="62FCB142"/>
    <w:rsid w:val="635E9136"/>
    <w:rsid w:val="6373EDC5"/>
    <w:rsid w:val="637BDB4B"/>
    <w:rsid w:val="63B0FD40"/>
    <w:rsid w:val="63E2B2D1"/>
    <w:rsid w:val="63ED9A7D"/>
    <w:rsid w:val="641BB831"/>
    <w:rsid w:val="64B48306"/>
    <w:rsid w:val="6528F2CC"/>
    <w:rsid w:val="65BBD2DD"/>
    <w:rsid w:val="67C35019"/>
    <w:rsid w:val="67DBCCCC"/>
    <w:rsid w:val="68475EE8"/>
    <w:rsid w:val="68798AEB"/>
    <w:rsid w:val="689C1EBC"/>
    <w:rsid w:val="68A5E32D"/>
    <w:rsid w:val="68F689FA"/>
    <w:rsid w:val="68FEBB8E"/>
    <w:rsid w:val="6903C558"/>
    <w:rsid w:val="6931FACF"/>
    <w:rsid w:val="69C8A39E"/>
    <w:rsid w:val="6A006A93"/>
    <w:rsid w:val="6A0F88FF"/>
    <w:rsid w:val="6A4A0569"/>
    <w:rsid w:val="6A636254"/>
    <w:rsid w:val="6AC03A5A"/>
    <w:rsid w:val="6B2FC088"/>
    <w:rsid w:val="6B4738EA"/>
    <w:rsid w:val="6B505BEC"/>
    <w:rsid w:val="6BC70E49"/>
    <w:rsid w:val="6BD48F60"/>
    <w:rsid w:val="6C0977AE"/>
    <w:rsid w:val="6CBF94EB"/>
    <w:rsid w:val="6CF9FE14"/>
    <w:rsid w:val="6CFC1CF6"/>
    <w:rsid w:val="6D3A076D"/>
    <w:rsid w:val="6DA51811"/>
    <w:rsid w:val="6DA5480F"/>
    <w:rsid w:val="6DFA9BB1"/>
    <w:rsid w:val="6E09ACC8"/>
    <w:rsid w:val="6E4C6C7E"/>
    <w:rsid w:val="6EAF082E"/>
    <w:rsid w:val="6EB6A06C"/>
    <w:rsid w:val="6F462994"/>
    <w:rsid w:val="6F6EFDAD"/>
    <w:rsid w:val="6F82F4BD"/>
    <w:rsid w:val="6FB09DAB"/>
    <w:rsid w:val="6FB250E5"/>
    <w:rsid w:val="6FDB1A1E"/>
    <w:rsid w:val="705A5E53"/>
    <w:rsid w:val="70D05EF3"/>
    <w:rsid w:val="713E0338"/>
    <w:rsid w:val="71466AF4"/>
    <w:rsid w:val="71F6465B"/>
    <w:rsid w:val="7258BEEA"/>
    <w:rsid w:val="73177182"/>
    <w:rsid w:val="735B6254"/>
    <w:rsid w:val="738D18DF"/>
    <w:rsid w:val="7391FF15"/>
    <w:rsid w:val="73DF884F"/>
    <w:rsid w:val="744CD0DF"/>
    <w:rsid w:val="74724AB3"/>
    <w:rsid w:val="74AD747E"/>
    <w:rsid w:val="759D1AFC"/>
    <w:rsid w:val="75F4062F"/>
    <w:rsid w:val="76CB1CA7"/>
    <w:rsid w:val="76F4FF41"/>
    <w:rsid w:val="76FB1D40"/>
    <w:rsid w:val="771CF9B7"/>
    <w:rsid w:val="7765250C"/>
    <w:rsid w:val="778FD690"/>
    <w:rsid w:val="77AD3ECA"/>
    <w:rsid w:val="7858168C"/>
    <w:rsid w:val="78E76490"/>
    <w:rsid w:val="7925B734"/>
    <w:rsid w:val="79504097"/>
    <w:rsid w:val="795A21F8"/>
    <w:rsid w:val="79C08E59"/>
    <w:rsid w:val="79D9F1EE"/>
    <w:rsid w:val="7A014099"/>
    <w:rsid w:val="7A63B508"/>
    <w:rsid w:val="7AA1E0DB"/>
    <w:rsid w:val="7AB01D2D"/>
    <w:rsid w:val="7AB31BB2"/>
    <w:rsid w:val="7AF35822"/>
    <w:rsid w:val="7B3286F5"/>
    <w:rsid w:val="7B37CFF2"/>
    <w:rsid w:val="7B9D10FA"/>
    <w:rsid w:val="7C002F4E"/>
    <w:rsid w:val="7C681470"/>
    <w:rsid w:val="7C7E8957"/>
    <w:rsid w:val="7C9FC88B"/>
    <w:rsid w:val="7D328633"/>
    <w:rsid w:val="7DF76D3F"/>
    <w:rsid w:val="7E4A79EF"/>
    <w:rsid w:val="7E5727D0"/>
    <w:rsid w:val="7FAF4C52"/>
    <w:rsid w:val="7FFF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A208"/>
  <w15:chartTrackingRefBased/>
  <w15:docId w15:val="{CBFB67DC-8BAC-4678-998F-8514F879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BA418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BA418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unhideWhenUsed/>
    <w:qFormat/>
    <w:rsid w:val="00D70CD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0">
    <w:name w:val="(*) 인포섹 본문1 Char"/>
    <w:link w:val="1"/>
    <w:locked/>
    <w:rsid w:val="005B5858"/>
    <w:rPr>
      <w:rFonts w:ascii="맑은 고딕" w:eastAsia="맑은 고딕" w:hAnsi="맑은 고딕" w:cs="Times New Roman"/>
      <w:kern w:val="0"/>
      <w:szCs w:val="20"/>
    </w:rPr>
  </w:style>
  <w:style w:type="paragraph" w:customStyle="1" w:styleId="1">
    <w:name w:val="(*) 인포섹 본문1"/>
    <w:basedOn w:val="a3"/>
    <w:link w:val="1Char0"/>
    <w:qFormat/>
    <w:rsid w:val="005B5858"/>
    <w:pPr>
      <w:widowControl/>
      <w:numPr>
        <w:numId w:val="4"/>
      </w:numPr>
      <w:wordWrap/>
      <w:autoSpaceDE/>
      <w:autoSpaceDN/>
      <w:spacing w:after="0" w:line="276" w:lineRule="auto"/>
      <w:ind w:leftChars="0" w:left="0"/>
    </w:pPr>
    <w:rPr>
      <w:rFonts w:ascii="맑은 고딕" w:eastAsia="맑은 고딕" w:hAnsi="맑은 고딕" w:cs="Times New Roman"/>
      <w:kern w:val="0"/>
      <w:szCs w:val="20"/>
    </w:rPr>
  </w:style>
  <w:style w:type="paragraph" w:styleId="a3">
    <w:name w:val="List Paragraph"/>
    <w:basedOn w:val="a"/>
    <w:uiPriority w:val="34"/>
    <w:qFormat/>
    <w:rsid w:val="005B5858"/>
    <w:pPr>
      <w:ind w:leftChars="400" w:left="800"/>
    </w:pPr>
  </w:style>
  <w:style w:type="paragraph" w:customStyle="1" w:styleId="3">
    <w:name w:val="(*) 인포섹 제목3"/>
    <w:basedOn w:val="11"/>
    <w:next w:val="11"/>
    <w:link w:val="3Char0"/>
    <w:qFormat/>
    <w:rsid w:val="00633F5B"/>
    <w:pPr>
      <w:numPr>
        <w:numId w:val="11"/>
      </w:numPr>
      <w:spacing w:before="120" w:after="120" w:line="240" w:lineRule="atLeast"/>
      <w:ind w:leftChars="0" w:left="0"/>
      <w:outlineLvl w:val="2"/>
    </w:pPr>
    <w:rPr>
      <w:b/>
      <w:sz w:val="24"/>
      <w:szCs w:val="26"/>
    </w:rPr>
  </w:style>
  <w:style w:type="paragraph" w:customStyle="1" w:styleId="11">
    <w:name w:val="(*) 본문1"/>
    <w:basedOn w:val="a"/>
    <w:rsid w:val="00633F5B"/>
    <w:pPr>
      <w:widowControl/>
      <w:wordWrap/>
      <w:autoSpaceDE/>
      <w:autoSpaceDN/>
      <w:spacing w:after="0" w:line="312" w:lineRule="auto"/>
      <w:ind w:leftChars="200" w:left="400"/>
    </w:pPr>
    <w:rPr>
      <w:rFonts w:ascii="맑은 고딕" w:eastAsia="맑은 고딕" w:hAnsi="맑은 고딕" w:cs="바탕"/>
      <w:color w:val="000000"/>
      <w:kern w:val="0"/>
      <w:sz w:val="22"/>
      <w:szCs w:val="20"/>
      <w:lang w:val="x-none" w:eastAsia="x-none"/>
    </w:rPr>
  </w:style>
  <w:style w:type="character" w:customStyle="1" w:styleId="3Char0">
    <w:name w:val="(*) 인포섹 제목3 Char"/>
    <w:link w:val="3"/>
    <w:locked/>
    <w:rsid w:val="00633F5B"/>
    <w:rPr>
      <w:rFonts w:ascii="맑은 고딕" w:eastAsia="맑은 고딕" w:hAnsi="맑은 고딕" w:cs="바탕"/>
      <w:b/>
      <w:color w:val="000000"/>
      <w:kern w:val="0"/>
      <w:sz w:val="24"/>
      <w:szCs w:val="26"/>
      <w:lang w:val="x-none" w:eastAsia="x-none"/>
    </w:rPr>
  </w:style>
  <w:style w:type="character" w:customStyle="1" w:styleId="1Char">
    <w:name w:val="제목 1 Char"/>
    <w:basedOn w:val="a0"/>
    <w:link w:val="10"/>
    <w:uiPriority w:val="9"/>
    <w:rsid w:val="00BA4186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No Spacing"/>
    <w:uiPriority w:val="1"/>
    <w:qFormat/>
    <w:rsid w:val="00BA4186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2Char">
    <w:name w:val="제목 2 Char"/>
    <w:basedOn w:val="a0"/>
    <w:link w:val="20"/>
    <w:uiPriority w:val="9"/>
    <w:rsid w:val="00BA418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0"/>
    <w:uiPriority w:val="9"/>
    <w:rsid w:val="00D70CD6"/>
    <w:rPr>
      <w:rFonts w:asciiTheme="majorHAnsi" w:eastAsiaTheme="majorEastAsia" w:hAnsiTheme="majorHAnsi" w:cstheme="majorBidi"/>
    </w:rPr>
  </w:style>
  <w:style w:type="paragraph" w:customStyle="1" w:styleId="12">
    <w:name w:val="(*) 인포섹 표 머리글행 내용1"/>
    <w:basedOn w:val="a"/>
    <w:qFormat/>
    <w:rsid w:val="004C324F"/>
    <w:pPr>
      <w:widowControl/>
      <w:wordWrap/>
      <w:autoSpaceDE/>
      <w:autoSpaceDN/>
      <w:spacing w:after="0" w:line="276" w:lineRule="auto"/>
      <w:jc w:val="center"/>
    </w:pPr>
    <w:rPr>
      <w:rFonts w:ascii="맑은 고딕" w:eastAsia="맑은 고딕" w:hAnsi="맑은 고딕" w:cs="바탕"/>
      <w:b/>
      <w:bCs/>
      <w:kern w:val="0"/>
      <w:szCs w:val="20"/>
    </w:rPr>
  </w:style>
  <w:style w:type="paragraph" w:customStyle="1" w:styleId="13">
    <w:name w:val="(*) 인포섹 표 내용1"/>
    <w:basedOn w:val="a"/>
    <w:qFormat/>
    <w:rsid w:val="004C324F"/>
    <w:pPr>
      <w:widowControl/>
      <w:wordWrap/>
      <w:autoSpaceDE/>
      <w:autoSpaceDN/>
      <w:spacing w:after="0" w:line="276" w:lineRule="auto"/>
      <w:jc w:val="center"/>
    </w:pPr>
    <w:rPr>
      <w:rFonts w:ascii="맑은 고딕" w:eastAsia="맑은 고딕" w:hAnsi="맑은 고딕" w:cs="바탕"/>
      <w:kern w:val="0"/>
      <w:szCs w:val="20"/>
    </w:rPr>
  </w:style>
  <w:style w:type="character" w:customStyle="1" w:styleId="1Char1">
    <w:name w:val="(*) 인포섹 보안대책 내용1 Char"/>
    <w:link w:val="14"/>
    <w:locked/>
    <w:rsid w:val="00EB4CD7"/>
    <w:rPr>
      <w:rFonts w:ascii="맑은 고딕" w:eastAsia="맑은 고딕" w:hAnsi="맑은 고딕" w:cs="Times New Roman"/>
      <w:color w:val="000000"/>
      <w:kern w:val="0"/>
      <w:sz w:val="18"/>
      <w:szCs w:val="18"/>
      <w:lang w:val="x-none" w:eastAsia="x-none"/>
    </w:rPr>
  </w:style>
  <w:style w:type="paragraph" w:customStyle="1" w:styleId="14">
    <w:name w:val="(*) 인포섹 보안대책 내용1"/>
    <w:basedOn w:val="a"/>
    <w:link w:val="1Char1"/>
    <w:qFormat/>
    <w:rsid w:val="00EB4CD7"/>
    <w:pPr>
      <w:widowControl/>
      <w:wordWrap/>
      <w:autoSpaceDE/>
      <w:autoSpaceDN/>
      <w:snapToGrid w:val="0"/>
      <w:spacing w:after="0" w:line="276" w:lineRule="auto"/>
      <w:ind w:left="284" w:right="284"/>
    </w:pPr>
    <w:rPr>
      <w:rFonts w:ascii="맑은 고딕" w:eastAsia="맑은 고딕" w:hAnsi="맑은 고딕" w:cs="Times New Roman"/>
      <w:color w:val="000000"/>
      <w:kern w:val="0"/>
      <w:sz w:val="18"/>
      <w:szCs w:val="18"/>
      <w:lang w:val="x-none" w:eastAsia="x-none"/>
    </w:rPr>
  </w:style>
  <w:style w:type="character" w:styleId="a5">
    <w:name w:val="Hyperlink"/>
    <w:basedOn w:val="a0"/>
    <w:uiPriority w:val="99"/>
    <w:semiHidden/>
    <w:unhideWhenUsed/>
    <w:rsid w:val="004C6062"/>
    <w:rPr>
      <w:color w:val="0000FF"/>
      <w:u w:val="single"/>
    </w:rPr>
  </w:style>
  <w:style w:type="character" w:customStyle="1" w:styleId="2Char0">
    <w:name w:val="인포섹 제목2 Char"/>
    <w:link w:val="2"/>
    <w:locked/>
    <w:rsid w:val="007D3300"/>
    <w:rPr>
      <w:rFonts w:ascii="맑은 고딕" w:eastAsia="맑은 고딕" w:hAnsi="맑은 고딕" w:cs="바탕"/>
      <w:b/>
      <w:color w:val="000000"/>
      <w:kern w:val="0"/>
      <w:sz w:val="28"/>
      <w:szCs w:val="26"/>
    </w:rPr>
  </w:style>
  <w:style w:type="paragraph" w:customStyle="1" w:styleId="2">
    <w:name w:val="(*) 인포섹 제목2"/>
    <w:basedOn w:val="a"/>
    <w:next w:val="3"/>
    <w:link w:val="2Char0"/>
    <w:qFormat/>
    <w:rsid w:val="007D3300"/>
    <w:pPr>
      <w:widowControl/>
      <w:numPr>
        <w:numId w:val="14"/>
      </w:numPr>
      <w:wordWrap/>
      <w:autoSpaceDE/>
      <w:autoSpaceDN/>
      <w:spacing w:after="0" w:line="240" w:lineRule="atLeast"/>
      <w:ind w:left="476" w:hangingChars="170" w:hanging="476"/>
      <w:outlineLvl w:val="1"/>
    </w:pPr>
    <w:rPr>
      <w:rFonts w:ascii="맑은 고딕" w:eastAsia="맑은 고딕" w:hAnsi="맑은 고딕" w:cs="바탕"/>
      <w:b/>
      <w:color w:val="000000"/>
      <w:kern w:val="0"/>
      <w:sz w:val="28"/>
      <w:szCs w:val="26"/>
    </w:r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har">
    <w:name w:val="머리글 Char"/>
    <w:basedOn w:val="a0"/>
    <w:link w:val="a7"/>
    <w:uiPriority w:val="99"/>
  </w:style>
  <w:style w:type="paragraph" w:styleId="a7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</w:style>
  <w:style w:type="paragraph" w:styleId="a8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pa.tistory.com/entry/WEB-%F0%9F%93%9A-CORS-%F0%9F%92%AF-%EC%A0%95%EB%A6%AC-%ED%95%B4%EA%B2%B0-%EB%B0%A9%EB%B2%95-%F0%9F%91%8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github.com/brendan-rius/c-jwt-cracker" TargetMode="External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image" Target="media/image2.png"/><Relationship Id="rId24" Type="http://schemas.openxmlformats.org/officeDocument/2006/relationships/hyperlink" Target="http://devportal.skplanet.com/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hyperlink" Target="https://blog.pentesteracademy.com/hacking-jwt-tokens-bruteforcing-weak-signing-key-jwt-cracker-5d49d34c44" TargetMode="External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sourceforge.net/projects/dirbuster/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8" Type="http://schemas.openxmlformats.org/officeDocument/2006/relationships/footnotes" Target="footnote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mailto:kimkihoon@sk.com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46" Type="http://schemas.openxmlformats.org/officeDocument/2006/relationships/image" Target="media/image31.png"/><Relationship Id="rId59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devportal.skplanet.com/" TargetMode="External"/><Relationship Id="rId28" Type="http://schemas.openxmlformats.org/officeDocument/2006/relationships/hyperlink" Target="http://blog.naver.com/taeyoun795/220576835213" TargetMode="External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jwt.io/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E7ADDE33F344249910D1B54A446F640" ma:contentTypeVersion="18" ma:contentTypeDescription="새 문서를 만듭니다." ma:contentTypeScope="" ma:versionID="0aef8ba26d0d8245b1185533ab8a4a4b">
  <xsd:schema xmlns:xsd="http://www.w3.org/2001/XMLSchema" xmlns:xs="http://www.w3.org/2001/XMLSchema" xmlns:p="http://schemas.microsoft.com/office/2006/metadata/properties" xmlns:ns2="5d5694b7-543e-4e3d-97a5-f004d625289c" xmlns:ns3="d1fab0c3-6e42-42f5-8e68-4241516aa442" targetNamespace="http://schemas.microsoft.com/office/2006/metadata/properties" ma:root="true" ma:fieldsID="734408fb22f33e14dba6751f061f0139" ns2:_="" ns3:_="">
    <xsd:import namespace="5d5694b7-543e-4e3d-97a5-f004d625289c"/>
    <xsd:import namespace="d1fab0c3-6e42-42f5-8e68-4241516aa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694b7-543e-4e3d-97a5-f004d6252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사인 오프 상태" ma:internalName="_xc0ac__xc778__x0020__xc624__xd504__x0020__xc0c1__xd0dc_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59b98aa4-191d-44d2-9a42-bc063a43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b0c3-6e42-42f5-8e68-4241516aa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041317-11ef-4d73-b9de-f3eab09c3a15}" ma:internalName="TaxCatchAll" ma:showField="CatchAllData" ma:web="d1fab0c3-6e42-42f5-8e68-4241516aa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10C79-A101-4ADC-9DC2-64B464841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694b7-543e-4e3d-97a5-f004d625289c"/>
    <ds:schemaRef ds:uri="d1fab0c3-6e42-42f5-8e68-4241516aa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F20C21-C7A7-4C61-AE64-DFD42E8520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D0A91-39C1-44E8-B3C5-03F16248B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42</Pages>
  <Words>2808</Words>
  <Characters>16009</Characters>
  <Application>Microsoft Office Word</Application>
  <DocSecurity>0</DocSecurity>
  <Lines>133</Lines>
  <Paragraphs>37</Paragraphs>
  <ScaleCrop>false</ScaleCrop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두언</dc:creator>
  <cp:keywords/>
  <dc:description/>
  <cp:lastModifiedBy>유성근/보안진단실</cp:lastModifiedBy>
  <cp:revision>120</cp:revision>
  <dcterms:created xsi:type="dcterms:W3CDTF">2020-04-23T06:34:00Z</dcterms:created>
  <dcterms:modified xsi:type="dcterms:W3CDTF">2025-05-28T06:39:00Z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0x0101003E7ADDE33F344249910D1B54A446F640</vt:lpwstr>
  </property>
  <property fmtid="{D5CDD505-2E9C-101B-9397-08002B2CF9AE}" pid="3" name="MediaServiceImageTags">
    <vt:lpwstr/>
  </property>
</Properties>
</file>