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0DA69A" w14:textId="453C3BB8" w:rsidR="000E034D" w:rsidRPr="00193E2F" w:rsidRDefault="00835F1E" w:rsidP="719211BF">
      <w:pPr>
        <w:spacing w:line="240" w:lineRule="auto"/>
        <w:jc w:val="center"/>
        <w:rPr>
          <w:sz w:val="32"/>
          <w:szCs w:val="32"/>
        </w:rPr>
      </w:pPr>
      <w:r w:rsidRPr="2BD67B69">
        <w:rPr>
          <w:b/>
          <w:bCs/>
          <w:sz w:val="32"/>
          <w:szCs w:val="32"/>
        </w:rPr>
        <w:t xml:space="preserve">XSS (크로스 사이트 </w:t>
      </w:r>
      <w:proofErr w:type="spellStart"/>
      <w:r w:rsidRPr="2BD67B69">
        <w:rPr>
          <w:b/>
          <w:bCs/>
          <w:sz w:val="32"/>
          <w:szCs w:val="32"/>
        </w:rPr>
        <w:t>스크립팅</w:t>
      </w:r>
      <w:proofErr w:type="spellEnd"/>
      <w:r w:rsidRPr="2BD67B69">
        <w:rPr>
          <w:b/>
          <w:bCs/>
          <w:sz w:val="32"/>
          <w:szCs w:val="32"/>
        </w:rPr>
        <w:t>) 가이드</w:t>
      </w:r>
    </w:p>
    <w:p w14:paraId="5FF11D04" w14:textId="68336AF9" w:rsidR="000E034D" w:rsidRPr="00193E2F" w:rsidRDefault="000E034D" w:rsidP="00A038E4">
      <w:pPr>
        <w:jc w:val="center"/>
        <w:rPr>
          <w:sz w:val="24"/>
          <w:szCs w:val="24"/>
        </w:rPr>
      </w:pPr>
    </w:p>
    <w:p w14:paraId="1102781F" w14:textId="72E8AE61" w:rsidR="00686AF6" w:rsidRDefault="2D1A3E8C" w:rsidP="719211BF">
      <w:pPr>
        <w:jc w:val="left"/>
        <w:rPr>
          <w:b/>
          <w:bCs/>
          <w:sz w:val="28"/>
          <w:szCs w:val="28"/>
        </w:rPr>
      </w:pPr>
      <w:r w:rsidRPr="393FA2C9">
        <w:rPr>
          <w:b/>
          <w:bCs/>
          <w:sz w:val="28"/>
          <w:szCs w:val="28"/>
        </w:rPr>
        <w:t>1</w:t>
      </w:r>
      <w:r w:rsidR="318CD6E4" w:rsidRPr="393FA2C9">
        <w:rPr>
          <w:b/>
          <w:bCs/>
          <w:sz w:val="28"/>
          <w:szCs w:val="28"/>
        </w:rPr>
        <w:t xml:space="preserve">. </w:t>
      </w:r>
      <w:r w:rsidR="00835F1E" w:rsidRPr="393FA2C9">
        <w:rPr>
          <w:b/>
          <w:bCs/>
          <w:sz w:val="28"/>
          <w:szCs w:val="28"/>
        </w:rPr>
        <w:t>XSS</w:t>
      </w:r>
      <w:r w:rsidR="00FDD350" w:rsidRPr="393FA2C9">
        <w:rPr>
          <w:b/>
          <w:bCs/>
          <w:sz w:val="28"/>
          <w:szCs w:val="28"/>
        </w:rPr>
        <w:t xml:space="preserve"> 점검</w:t>
      </w:r>
    </w:p>
    <w:p w14:paraId="5718CAE4" w14:textId="3A7E9C5A" w:rsidR="00193E2F" w:rsidRDefault="00835F1E" w:rsidP="40AFAFE3">
      <w:pPr>
        <w:jc w:val="left"/>
      </w:pPr>
      <w:r>
        <w:t>웹 애플리케이션을 통해 타 사용자의 클라이언트</w:t>
      </w:r>
      <w:r w:rsidR="269092BC">
        <w:t xml:space="preserve"> 브라우저</w:t>
      </w:r>
      <w:r>
        <w:t xml:space="preserve">에서 악성 스크립트를 실행시킬 수 있는 </w:t>
      </w:r>
      <w:r w:rsidR="07C6BAC5">
        <w:t>여부를</w:t>
      </w:r>
      <w:r>
        <w:t xml:space="preserve"> </w:t>
      </w:r>
      <w:r w:rsidR="69BD80E4">
        <w:t xml:space="preserve">점검하고 </w:t>
      </w:r>
      <w:r w:rsidR="74FE290C" w:rsidRPr="326F2C3F">
        <w:rPr>
          <w:b/>
          <w:bCs/>
          <w:color w:val="FF0000"/>
        </w:rPr>
        <w:t>취약</w:t>
      </w:r>
      <w:r w:rsidR="5C95ADB0" w:rsidRPr="326F2C3F">
        <w:rPr>
          <w:b/>
          <w:bCs/>
        </w:rPr>
        <w:t>/양호 여부</w:t>
      </w:r>
      <w:r w:rsidR="5C95ADB0" w:rsidRPr="326F2C3F">
        <w:t>를 판단</w:t>
      </w:r>
      <w:r>
        <w:t>함</w:t>
      </w:r>
      <w:r w:rsidR="1D2F2823">
        <w:t xml:space="preserve">  </w:t>
      </w:r>
    </w:p>
    <w:p w14:paraId="2C4A0F78" w14:textId="1180518B" w:rsidR="40AFAFE3" w:rsidRDefault="40AFAFE3" w:rsidP="40AFAFE3">
      <w:pPr>
        <w:jc w:val="left"/>
      </w:pPr>
    </w:p>
    <w:p w14:paraId="4AB5B079" w14:textId="58DD4452" w:rsidR="00E224BC" w:rsidRPr="00193E2F" w:rsidRDefault="3815B474" w:rsidP="719211BF">
      <w:pPr>
        <w:jc w:val="left"/>
        <w:rPr>
          <w:b/>
          <w:bCs/>
          <w:sz w:val="28"/>
          <w:szCs w:val="28"/>
        </w:rPr>
      </w:pPr>
      <w:r w:rsidRPr="719211BF">
        <w:rPr>
          <w:b/>
          <w:bCs/>
          <w:sz w:val="28"/>
          <w:szCs w:val="28"/>
        </w:rPr>
        <w:t>2. 취약점 설명</w:t>
      </w:r>
    </w:p>
    <w:p w14:paraId="2AFEAD12" w14:textId="01883BA3" w:rsidR="00C907B2" w:rsidRPr="00E224BC" w:rsidRDefault="3815B474" w:rsidP="40AFAFE3">
      <w:pPr>
        <w:jc w:val="left"/>
      </w:pPr>
      <w:r>
        <w:t>외부 입력 값</w:t>
      </w:r>
      <w:r w:rsidR="09A57C58">
        <w:t>에 대한</w:t>
      </w:r>
      <w:r>
        <w:t xml:space="preserve"> 검증</w:t>
      </w:r>
      <w:r w:rsidR="52F4AF8D">
        <w:t>이 미흡</w:t>
      </w:r>
      <w:r w:rsidR="6B722237">
        <w:t>할 경우</w:t>
      </w:r>
      <w:r>
        <w:t xml:space="preserve"> </w:t>
      </w:r>
      <w:r w:rsidR="2B36ABB8">
        <w:t>파라미터</w:t>
      </w:r>
      <w:r w:rsidR="2D79139F">
        <w:t xml:space="preserve"> 값을</w:t>
      </w:r>
      <w:r w:rsidR="2B36ABB8">
        <w:t xml:space="preserve"> 전달받아 </w:t>
      </w:r>
      <w:r>
        <w:t>사용</w:t>
      </w:r>
      <w:r w:rsidR="315A75CB">
        <w:t>할 때</w:t>
      </w:r>
      <w:r>
        <w:t xml:space="preserve"> 사용자 브라우저에서 악의적인 스크립트 실행을 </w:t>
      </w:r>
      <w:r w:rsidR="58C5EF76">
        <w:t>유도해</w:t>
      </w:r>
      <w:r>
        <w:t xml:space="preserve"> 쿠키 정보를 탈취, 악성 사이트 이동 등의 </w:t>
      </w:r>
      <w:r w:rsidR="5340DEC7">
        <w:t>위협에 노출됨</w:t>
      </w:r>
    </w:p>
    <w:p w14:paraId="0ADD135F" w14:textId="77777777" w:rsidR="00E224BC" w:rsidRDefault="00E224BC" w:rsidP="40AFAFE3">
      <w:pPr>
        <w:jc w:val="left"/>
      </w:pPr>
    </w:p>
    <w:p w14:paraId="7E94983F" w14:textId="307465CF" w:rsidR="00193E2F" w:rsidRDefault="3815B474" w:rsidP="719211BF">
      <w:pPr>
        <w:jc w:val="left"/>
        <w:rPr>
          <w:b/>
          <w:bCs/>
          <w:sz w:val="28"/>
          <w:szCs w:val="28"/>
        </w:rPr>
      </w:pPr>
      <w:r w:rsidRPr="719211BF">
        <w:rPr>
          <w:b/>
          <w:bCs/>
          <w:sz w:val="28"/>
          <w:szCs w:val="28"/>
        </w:rPr>
        <w:t>3</w:t>
      </w:r>
      <w:r w:rsidR="00835F1E" w:rsidRPr="719211BF">
        <w:rPr>
          <w:b/>
          <w:bCs/>
          <w:sz w:val="28"/>
          <w:szCs w:val="28"/>
        </w:rPr>
        <w:t xml:space="preserve">. </w:t>
      </w:r>
      <w:r w:rsidR="1F713C0D" w:rsidRPr="719211BF">
        <w:rPr>
          <w:b/>
          <w:bCs/>
          <w:sz w:val="28"/>
          <w:szCs w:val="28"/>
        </w:rPr>
        <w:t>취약</w:t>
      </w:r>
      <w:r w:rsidR="1B3A92E2" w:rsidRPr="719211BF">
        <w:rPr>
          <w:b/>
          <w:bCs/>
          <w:sz w:val="28"/>
          <w:szCs w:val="28"/>
        </w:rPr>
        <w:t xml:space="preserve"> 항목</w:t>
      </w:r>
    </w:p>
    <w:p w14:paraId="69D49990" w14:textId="6FD43087" w:rsidR="59F6F7CD" w:rsidRDefault="59F6F7CD" w:rsidP="412CEC89">
      <w:pPr>
        <w:jc w:val="left"/>
      </w:pPr>
      <w:r w:rsidRPr="62F2DDF8">
        <w:t xml:space="preserve">보안취약점, </w:t>
      </w:r>
      <w:r w:rsidR="617EBED7" w:rsidRPr="62F2DDF8">
        <w:t xml:space="preserve">수 </w:t>
      </w:r>
      <w:r w:rsidRPr="62F2DDF8">
        <w:t xml:space="preserve">소스코드, </w:t>
      </w:r>
      <w:proofErr w:type="spellStart"/>
      <w:r w:rsidRPr="62F2DDF8">
        <w:t>모의해킹</w:t>
      </w:r>
      <w:proofErr w:type="spellEnd"/>
      <w:r w:rsidRPr="62F2DDF8">
        <w:t xml:space="preserve"> 진단 기준으로 사용자 전달 </w:t>
      </w:r>
      <w:r w:rsidR="6B85E3BB" w:rsidRPr="62F2DDF8">
        <w:t xml:space="preserve">파라미터의 </w:t>
      </w:r>
      <w:r w:rsidRPr="62F2DDF8">
        <w:t>데이터</w:t>
      </w:r>
      <w:r w:rsidR="451E32E4" w:rsidRPr="62F2DDF8">
        <w:t>가</w:t>
      </w:r>
      <w:r w:rsidRPr="62F2DDF8">
        <w:t xml:space="preserve"> 사용되는 부분에 따라 삽입한 악성스크립트가 동작할 있는 가능성을 기준으로 양호/취약을 분류하고 있음</w:t>
      </w:r>
    </w:p>
    <w:p w14:paraId="3C1841CE" w14:textId="7E3A8AA1" w:rsidR="40AFAFE3" w:rsidRDefault="40AFAFE3" w:rsidP="40AFAFE3">
      <w:pPr>
        <w:jc w:val="left"/>
        <w:rPr>
          <w:b/>
          <w:bCs/>
        </w:rPr>
      </w:pPr>
    </w:p>
    <w:p w14:paraId="1AE0353D" w14:textId="37E9458C" w:rsidR="00193E2F" w:rsidRDefault="3815B474" w:rsidP="40AFAFE3">
      <w:pPr>
        <w:jc w:val="left"/>
        <w:rPr>
          <w:b/>
          <w:bCs/>
        </w:rPr>
      </w:pPr>
      <w:r w:rsidRPr="40AFAFE3">
        <w:rPr>
          <w:b/>
          <w:bCs/>
        </w:rPr>
        <w:t xml:space="preserve">3.1. </w:t>
      </w:r>
      <w:r w:rsidR="00835F1E">
        <w:t xml:space="preserve">Cross-Site Scripting: </w:t>
      </w:r>
      <w:r w:rsidR="00835F1E" w:rsidRPr="40AFAFE3">
        <w:rPr>
          <w:b/>
          <w:bCs/>
        </w:rPr>
        <w:t>Persistent</w:t>
      </w:r>
    </w:p>
    <w:p w14:paraId="15077FF2" w14:textId="457594A8" w:rsidR="00E224BC" w:rsidRPr="00E224BC" w:rsidRDefault="3815B474" w:rsidP="40AFAFE3">
      <w:pPr>
        <w:jc w:val="left"/>
      </w:pPr>
      <w:r>
        <w:t xml:space="preserve">사용자 전달 </w:t>
      </w:r>
      <w:proofErr w:type="spellStart"/>
      <w:r>
        <w:t>파리미터가</w:t>
      </w:r>
      <w:proofErr w:type="spellEnd"/>
      <w:r>
        <w:t xml:space="preserve"> DB에 저장 시 </w:t>
      </w:r>
      <w:proofErr w:type="spellStart"/>
      <w:r>
        <w:t>xss</w:t>
      </w:r>
      <w:proofErr w:type="spellEnd"/>
      <w:r>
        <w:t>필터링이 존재하지 않는 경우</w:t>
      </w:r>
      <w:r w:rsidR="0282C1B0">
        <w:t>를 점검함.</w:t>
      </w:r>
    </w:p>
    <w:p w14:paraId="5626EB0A" w14:textId="163F20EE" w:rsidR="00E224BC" w:rsidRPr="00E224BC" w:rsidRDefault="0F481C35" w:rsidP="40AFAFE3">
      <w:pPr>
        <w:jc w:val="left"/>
      </w:pPr>
      <w:r>
        <w:t>예상하지 못한 View에서 저장된 스크립트가 반환</w:t>
      </w:r>
      <w:r w:rsidR="3AC1107D">
        <w:t>되어 실행될지</w:t>
      </w:r>
      <w:r>
        <w:t xml:space="preserve"> 모르기 때문에</w:t>
      </w:r>
      <w:r w:rsidR="3815B474">
        <w:t xml:space="preserve"> </w:t>
      </w:r>
      <w:r w:rsidR="3815B474" w:rsidRPr="719211BF">
        <w:rPr>
          <w:b/>
          <w:bCs/>
          <w:color w:val="FF0000"/>
        </w:rPr>
        <w:t>취약</w:t>
      </w:r>
    </w:p>
    <w:p w14:paraId="6CDE70E4" w14:textId="1F91A9BD" w:rsidR="7E8AD1E0" w:rsidRDefault="7E8AD1E0" w:rsidP="40AFAFE3">
      <w:pPr>
        <w:jc w:val="left"/>
        <w:rPr>
          <w:b/>
          <w:bCs/>
        </w:rPr>
      </w:pPr>
      <w:r>
        <w:br/>
      </w:r>
      <w:r w:rsidR="0A9A7F56">
        <w:t xml:space="preserve">※ </w:t>
      </w:r>
      <w:r w:rsidR="076E50B1" w:rsidRPr="719211BF">
        <w:t xml:space="preserve">Persistent 진단 시 </w:t>
      </w:r>
      <w:r w:rsidRPr="719211BF">
        <w:t xml:space="preserve">저장된 데이터가 노출되는 </w:t>
      </w:r>
      <w:r w:rsidR="03135F39" w:rsidRPr="719211BF">
        <w:t>View가</w:t>
      </w:r>
      <w:r w:rsidRPr="719211BF">
        <w:t xml:space="preserve"> 한정된 프론트</w:t>
      </w:r>
      <w:r w:rsidR="3FAC9F7E" w:rsidRPr="719211BF">
        <w:t>에서 양호하다</w:t>
      </w:r>
      <w:r w:rsidRPr="719211BF">
        <w:t>고 확인될 경우 예외절차에 따</w:t>
      </w:r>
      <w:r w:rsidR="4B9BA42F" w:rsidRPr="719211BF">
        <w:t xml:space="preserve">르며, </w:t>
      </w:r>
      <w:proofErr w:type="spellStart"/>
      <w:r w:rsidR="4B9BA42F" w:rsidRPr="719211BF">
        <w:t>증적필요</w:t>
      </w:r>
      <w:proofErr w:type="spellEnd"/>
      <w:r>
        <w:br/>
      </w:r>
      <w:r w:rsidR="5D1D442B" w:rsidRPr="719211BF">
        <w:rPr>
          <w:u w:val="single"/>
        </w:rPr>
        <w:t>※ 예외처리 시 취약, 양호 판단 전에 매니저 or PM 문의</w:t>
      </w:r>
    </w:p>
    <w:p w14:paraId="7579BF54" w14:textId="2EB6B593" w:rsidR="40AFAFE3" w:rsidRDefault="40AFAFE3" w:rsidP="3EF6CFDE">
      <w:pPr>
        <w:jc w:val="left"/>
        <w:rPr>
          <w:b/>
          <w:bCs/>
        </w:rPr>
      </w:pPr>
    </w:p>
    <w:p w14:paraId="17AD22A5" w14:textId="141BE00C" w:rsidR="00193E2F" w:rsidRDefault="3815B474" w:rsidP="40AFAFE3">
      <w:pPr>
        <w:jc w:val="left"/>
        <w:rPr>
          <w:b/>
          <w:bCs/>
        </w:rPr>
      </w:pPr>
      <w:r w:rsidRPr="40AFAFE3">
        <w:rPr>
          <w:b/>
          <w:bCs/>
        </w:rPr>
        <w:t xml:space="preserve">3.2. </w:t>
      </w:r>
      <w:r w:rsidR="00835F1E">
        <w:t xml:space="preserve">Cross-Site Scripting: </w:t>
      </w:r>
      <w:r w:rsidR="00835F1E" w:rsidRPr="40AFAFE3">
        <w:rPr>
          <w:b/>
          <w:bCs/>
        </w:rPr>
        <w:t>Reflected</w:t>
      </w:r>
    </w:p>
    <w:p w14:paraId="3E6E7240" w14:textId="0856EFD0" w:rsidR="78E5AFB7" w:rsidRDefault="6429DAC1" w:rsidP="6AD4227C">
      <w:pPr>
        <w:jc w:val="left"/>
        <w:rPr>
          <w:b/>
          <w:bCs/>
        </w:rPr>
      </w:pPr>
      <w:r>
        <w:t xml:space="preserve">서버 응답 페이로드를 통해 클라이언트로 전달되는 데이터에 </w:t>
      </w:r>
      <w:proofErr w:type="spellStart"/>
      <w:r>
        <w:t>xss</w:t>
      </w:r>
      <w:proofErr w:type="spellEnd"/>
      <w:r>
        <w:t xml:space="preserve">필터링이 존재하지 않거나, 출력 시 HTML Entity와 같이 출력 검증이 미흡한 경우 </w:t>
      </w:r>
      <w:r w:rsidRPr="5140C04B">
        <w:rPr>
          <w:b/>
          <w:bCs/>
          <w:color w:val="FF0000"/>
        </w:rPr>
        <w:t>취약</w:t>
      </w:r>
      <w:r w:rsidR="6DD596CB" w:rsidRPr="5140C04B">
        <w:rPr>
          <w:b/>
          <w:bCs/>
          <w:color w:val="FF0000"/>
        </w:rPr>
        <w:t xml:space="preserve">, </w:t>
      </w:r>
      <w:r w:rsidR="363211FF" w:rsidRPr="5140C04B">
        <w:t xml:space="preserve">API 요청에 대해 </w:t>
      </w:r>
      <w:r w:rsidR="4A98D040" w:rsidRPr="5140C04B">
        <w:t>서버</w:t>
      </w:r>
      <w:r w:rsidR="06BE6DEF" w:rsidRPr="5140C04B">
        <w:t>로부터</w:t>
      </w:r>
      <w:r w:rsidR="4A98D040" w:rsidRPr="5140C04B">
        <w:t xml:space="preserve"> 응답 값에 (request에 </w:t>
      </w:r>
      <w:r w:rsidR="4A98D040" w:rsidRPr="5140C04B">
        <w:lastRenderedPageBreak/>
        <w:t xml:space="preserve">입력된 데이터가 response에 그대로 출력될 때) JSON </w:t>
      </w:r>
      <w:r w:rsidR="4C3D9F7A" w:rsidRPr="5140C04B">
        <w:t>Type</w:t>
      </w:r>
      <w:r w:rsidR="4A98D040" w:rsidRPr="5140C04B">
        <w:t xml:space="preserve">으로 </w:t>
      </w:r>
      <w:proofErr w:type="spellStart"/>
      <w:r w:rsidR="4A98D040" w:rsidRPr="5140C04B">
        <w:t>웹프론트에</w:t>
      </w:r>
      <w:proofErr w:type="spellEnd"/>
      <w:r w:rsidR="4A98D040" w:rsidRPr="5140C04B">
        <w:t xml:space="preserve"> 반환될 경우</w:t>
      </w:r>
      <w:r w:rsidR="4A9AB823" w:rsidRPr="5140C04B">
        <w:rPr>
          <w:b/>
          <w:bCs/>
        </w:rPr>
        <w:t xml:space="preserve"> 양호, </w:t>
      </w:r>
      <w:r w:rsidR="4A9AB823" w:rsidRPr="5140C04B">
        <w:t>html로 반환되는 경우(</w:t>
      </w:r>
      <w:r w:rsidR="0DF1D43B" w:rsidRPr="5140C04B">
        <w:rPr>
          <w:rFonts w:ascii="맑은 고딕" w:eastAsia="맑은 고딕" w:hAnsi="맑은 고딕" w:cs="맑은 고딕"/>
          <w:szCs w:val="20"/>
        </w:rPr>
        <w:t>Content-Type text/html</w:t>
      </w:r>
      <w:r w:rsidR="4A9AB823" w:rsidRPr="5140C04B">
        <w:t>)</w:t>
      </w:r>
      <w:r w:rsidR="4A9AB823" w:rsidRPr="5140C04B">
        <w:rPr>
          <w:b/>
          <w:bCs/>
        </w:rPr>
        <w:t xml:space="preserve"> 취약</w:t>
      </w:r>
    </w:p>
    <w:p w14:paraId="49F2A632" w14:textId="77C7232A" w:rsidR="5140C04B" w:rsidRDefault="5140C04B" w:rsidP="5140C04B">
      <w:pPr>
        <w:jc w:val="left"/>
        <w:rPr>
          <w:b/>
          <w:bCs/>
        </w:rPr>
      </w:pPr>
    </w:p>
    <w:p w14:paraId="6B45BAC5" w14:textId="39EE61FD" w:rsidR="5140C04B" w:rsidRDefault="5140C04B" w:rsidP="5140C04B">
      <w:pPr>
        <w:jc w:val="left"/>
        <w:rPr>
          <w:b/>
          <w:bCs/>
        </w:rPr>
      </w:pPr>
      <w:r w:rsidRPr="5140C04B">
        <w:rPr>
          <w:b/>
          <w:bCs/>
        </w:rPr>
        <w:t>※ Return JSON 확인 방법</w:t>
      </w:r>
    </w:p>
    <w:p w14:paraId="362AE9F5" w14:textId="5D1792FB" w:rsidR="5140C04B" w:rsidRDefault="5140C04B" w:rsidP="5140C04B">
      <w:pPr>
        <w:jc w:val="left"/>
        <w:rPr>
          <w:b/>
          <w:bCs/>
        </w:rPr>
      </w:pPr>
      <w:r w:rsidRPr="5140C04B">
        <w:rPr>
          <w:b/>
          <w:bCs/>
        </w:rPr>
        <w:t>동적 진단</w:t>
      </w:r>
    </w:p>
    <w:p w14:paraId="77A7092C" w14:textId="42ACFC6C" w:rsidR="5140C04B" w:rsidRDefault="5140C04B" w:rsidP="5140C04B">
      <w:pPr>
        <w:jc w:val="left"/>
      </w:pPr>
      <w:r w:rsidRPr="5140C04B">
        <w:t>Burp Response에 Content-Type을 확인한다</w:t>
      </w:r>
    </w:p>
    <w:p w14:paraId="4E47F291" w14:textId="59B64B8D" w:rsidR="5140C04B" w:rsidRDefault="5140C04B" w:rsidP="5140C04B">
      <w:pPr>
        <w:pStyle w:val="a3"/>
        <w:numPr>
          <w:ilvl w:val="0"/>
          <w:numId w:val="9"/>
        </w:numPr>
        <w:ind w:leftChars="0"/>
        <w:jc w:val="left"/>
      </w:pPr>
      <w:r w:rsidRPr="5140C04B">
        <w:t>Content-Type: text/html; charset=UTF-8일 경우 취약</w:t>
      </w:r>
    </w:p>
    <w:p w14:paraId="25868D3B" w14:textId="26DC46F7" w:rsidR="5140C04B" w:rsidRDefault="5140C04B" w:rsidP="5140C04B">
      <w:pPr>
        <w:pStyle w:val="a3"/>
        <w:numPr>
          <w:ilvl w:val="0"/>
          <w:numId w:val="10"/>
        </w:numPr>
        <w:ind w:leftChars="0"/>
        <w:jc w:val="left"/>
      </w:pPr>
      <w:r w:rsidRPr="5140C04B">
        <w:t>Content-Type: application/json; charset=UTF-8일 경우 양호</w:t>
      </w:r>
    </w:p>
    <w:p w14:paraId="7E77C3B3" w14:textId="5E394CF3" w:rsidR="5140C04B" w:rsidRDefault="5140C04B" w:rsidP="5140C04B">
      <w:pPr>
        <w:jc w:val="left"/>
        <w:rPr>
          <w:b/>
          <w:bCs/>
        </w:rPr>
      </w:pPr>
      <w:r w:rsidRPr="0491E9FD">
        <w:rPr>
          <w:b/>
          <w:bCs/>
        </w:rPr>
        <w:t>정적 진단</w:t>
      </w:r>
    </w:p>
    <w:p w14:paraId="31B6AF1B" w14:textId="7C57CD07" w:rsidR="0491E9FD" w:rsidRDefault="0491E9FD" w:rsidP="0491E9FD">
      <w:pPr>
        <w:jc w:val="left"/>
        <w:rPr>
          <w:b/>
          <w:bCs/>
        </w:rPr>
      </w:pPr>
    </w:p>
    <w:p w14:paraId="0DE7902A" w14:textId="5124086C" w:rsidR="5140C04B" w:rsidRDefault="5140C04B" w:rsidP="5140C04B">
      <w:pPr>
        <w:jc w:val="left"/>
        <w:rPr>
          <w:b/>
          <w:bCs/>
        </w:rPr>
      </w:pPr>
      <w:r w:rsidRPr="5140C04B">
        <w:t>@Controller와 @RestController를 확인한다.</w:t>
      </w:r>
    </w:p>
    <w:p w14:paraId="74AA0798" w14:textId="4B43199E" w:rsidR="5140C04B" w:rsidRDefault="5140C04B" w:rsidP="5140C04B">
      <w:pPr>
        <w:pStyle w:val="a3"/>
        <w:numPr>
          <w:ilvl w:val="0"/>
          <w:numId w:val="12"/>
        </w:numPr>
        <w:ind w:leftChars="0"/>
        <w:jc w:val="left"/>
        <w:rPr>
          <w:rFonts w:ascii="맑은 고딕" w:eastAsia="맑은 고딕" w:hAnsi="맑은 고딕" w:cs="맑은 고딕"/>
          <w:color w:val="212121"/>
          <w:szCs w:val="20"/>
        </w:rPr>
      </w:pPr>
      <w:r w:rsidRPr="5140C04B">
        <w:rPr>
          <w:rFonts w:ascii="맑은 고딕" w:eastAsia="맑은 고딕" w:hAnsi="맑은 고딕" w:cs="맑은 고딕"/>
          <w:color w:val="212121"/>
          <w:szCs w:val="20"/>
        </w:rPr>
        <w:t xml:space="preserve">@Controller </w:t>
      </w:r>
      <w:proofErr w:type="spellStart"/>
      <w:r w:rsidRPr="5140C04B">
        <w:rPr>
          <w:rFonts w:ascii="맑은 고딕" w:eastAsia="맑은 고딕" w:hAnsi="맑은 고딕" w:cs="맑은 고딕"/>
          <w:color w:val="212121"/>
          <w:szCs w:val="20"/>
        </w:rPr>
        <w:t>어노테이션을</w:t>
      </w:r>
      <w:proofErr w:type="spellEnd"/>
      <w:r w:rsidRPr="5140C04B">
        <w:rPr>
          <w:rFonts w:ascii="맑은 고딕" w:eastAsia="맑은 고딕" w:hAnsi="맑은 고딕" w:cs="맑은 고딕"/>
          <w:color w:val="212121"/>
          <w:szCs w:val="20"/>
        </w:rPr>
        <w:t xml:space="preserve"> 사용하는 경우 반환 값을 String으로 하여 Content-type이 HTML로 </w:t>
      </w:r>
      <w:proofErr w:type="gramStart"/>
      <w:r w:rsidRPr="5140C04B">
        <w:rPr>
          <w:rFonts w:ascii="맑은 고딕" w:eastAsia="맑은 고딕" w:hAnsi="맑은 고딕" w:cs="맑은 고딕"/>
          <w:color w:val="212121"/>
          <w:szCs w:val="20"/>
        </w:rPr>
        <w:t>반환된다.(</w:t>
      </w:r>
      <w:proofErr w:type="gramEnd"/>
      <w:r w:rsidRPr="5140C04B">
        <w:rPr>
          <w:rFonts w:ascii="맑은 고딕" w:eastAsia="맑은 고딕" w:hAnsi="맑은 고딕" w:cs="맑은 고딕"/>
          <w:color w:val="212121"/>
          <w:szCs w:val="20"/>
        </w:rPr>
        <w:t xml:space="preserve">@Controller를 사용하더라도 @ResponseBody를 사용하면 </w:t>
      </w:r>
      <w:proofErr w:type="spellStart"/>
      <w:r w:rsidRPr="5140C04B">
        <w:rPr>
          <w:rFonts w:ascii="맑은 고딕" w:eastAsia="맑은 고딕" w:hAnsi="맑은 고딕" w:cs="맑은 고딕"/>
          <w:color w:val="212121"/>
          <w:szCs w:val="20"/>
        </w:rPr>
        <w:t>jsonData</w:t>
      </w:r>
      <w:proofErr w:type="spellEnd"/>
      <w:r w:rsidRPr="5140C04B">
        <w:rPr>
          <w:rFonts w:ascii="맑은 고딕" w:eastAsia="맑은 고딕" w:hAnsi="맑은 고딕" w:cs="맑은 고딕"/>
          <w:color w:val="212121"/>
          <w:szCs w:val="20"/>
        </w:rPr>
        <w:t xml:space="preserve">로 반환되기 때문에 </w:t>
      </w:r>
      <w:proofErr w:type="spellStart"/>
      <w:r w:rsidRPr="5140C04B">
        <w:rPr>
          <w:rFonts w:ascii="맑은 고딕" w:eastAsia="맑은 고딕" w:hAnsi="맑은 고딕" w:cs="맑은 고딕"/>
          <w:color w:val="212121"/>
          <w:szCs w:val="20"/>
        </w:rPr>
        <w:t>어노테이션</w:t>
      </w:r>
      <w:proofErr w:type="spellEnd"/>
      <w:r w:rsidRPr="5140C04B">
        <w:rPr>
          <w:rFonts w:ascii="맑은 고딕" w:eastAsia="맑은 고딕" w:hAnsi="맑은 고딕" w:cs="맑은 고딕"/>
          <w:color w:val="212121"/>
          <w:szCs w:val="20"/>
        </w:rPr>
        <w:t xml:space="preserve"> 및 return 값 확인 필요)</w:t>
      </w:r>
    </w:p>
    <w:p w14:paraId="35540A81" w14:textId="7D1DB939" w:rsidR="5140C04B" w:rsidRDefault="5140C04B" w:rsidP="30DB56CA">
      <w:pPr>
        <w:pStyle w:val="a3"/>
        <w:numPr>
          <w:ilvl w:val="0"/>
          <w:numId w:val="12"/>
        </w:numPr>
        <w:ind w:leftChars="0"/>
        <w:jc w:val="left"/>
        <w:rPr>
          <w:rFonts w:ascii="맑은 고딕" w:eastAsia="맑은 고딕" w:hAnsi="맑은 고딕" w:cs="맑은 고딕"/>
          <w:color w:val="212121"/>
          <w:szCs w:val="20"/>
        </w:rPr>
      </w:pPr>
      <w:r w:rsidRPr="30DB56CA">
        <w:rPr>
          <w:rFonts w:ascii="맑은 고딕" w:eastAsia="맑은 고딕" w:hAnsi="맑은 고딕" w:cs="맑은 고딕"/>
          <w:color w:val="212121"/>
          <w:szCs w:val="20"/>
        </w:rPr>
        <w:t xml:space="preserve">@RestController </w:t>
      </w:r>
      <w:proofErr w:type="spellStart"/>
      <w:r w:rsidRPr="30DB56CA">
        <w:rPr>
          <w:rFonts w:ascii="맑은 고딕" w:eastAsia="맑은 고딕" w:hAnsi="맑은 고딕" w:cs="맑은 고딕"/>
          <w:color w:val="212121"/>
          <w:szCs w:val="20"/>
        </w:rPr>
        <w:t>어노테이션을</w:t>
      </w:r>
      <w:proofErr w:type="spellEnd"/>
      <w:r w:rsidRPr="30DB56CA">
        <w:rPr>
          <w:rFonts w:ascii="맑은 고딕" w:eastAsia="맑은 고딕" w:hAnsi="맑은 고딕" w:cs="맑은 고딕"/>
          <w:color w:val="212121"/>
          <w:szCs w:val="20"/>
        </w:rPr>
        <w:t xml:space="preserve"> 사용하는 경우 @ResponseBody를 사용하지 않아도(return값이 </w:t>
      </w:r>
      <w:proofErr w:type="spellStart"/>
      <w:r w:rsidRPr="30DB56CA">
        <w:rPr>
          <w:rFonts w:ascii="맑은 고딕" w:eastAsia="맑은 고딕" w:hAnsi="맑은 고딕" w:cs="맑은 고딕"/>
          <w:color w:val="212121"/>
          <w:szCs w:val="20"/>
        </w:rPr>
        <w:t>jsonData</w:t>
      </w:r>
      <w:proofErr w:type="spellEnd"/>
      <w:r w:rsidRPr="30DB56CA">
        <w:rPr>
          <w:rFonts w:ascii="맑은 고딕" w:eastAsia="맑은 고딕" w:hAnsi="맑은 고딕" w:cs="맑은 고딕"/>
          <w:color w:val="212121"/>
          <w:szCs w:val="20"/>
        </w:rPr>
        <w:t>가 아니더라도) json으로 반환된다.</w:t>
      </w:r>
    </w:p>
    <w:p w14:paraId="72ED3433" w14:textId="03A8CE78" w:rsidR="5140C04B" w:rsidRDefault="32DAEA46" w:rsidP="30DB56CA">
      <w:pPr>
        <w:pStyle w:val="a3"/>
        <w:numPr>
          <w:ilvl w:val="0"/>
          <w:numId w:val="6"/>
        </w:numPr>
        <w:ind w:leftChars="0"/>
        <w:jc w:val="left"/>
        <w:rPr>
          <w:rFonts w:ascii="맑은 고딕" w:eastAsia="맑은 고딕" w:hAnsi="맑은 고딕" w:cs="맑은 고딕"/>
          <w:b/>
          <w:bCs/>
          <w:color w:val="212121"/>
          <w:szCs w:val="20"/>
        </w:rPr>
      </w:pPr>
      <w:r w:rsidRPr="30DB56CA">
        <w:rPr>
          <w:rFonts w:ascii="맑은 고딕" w:eastAsia="맑은 고딕" w:hAnsi="맑은 고딕" w:cs="맑은 고딕"/>
          <w:b/>
          <w:bCs/>
          <w:color w:val="212121"/>
          <w:szCs w:val="20"/>
        </w:rPr>
        <w:t>예외사항</w:t>
      </w:r>
    </w:p>
    <w:p w14:paraId="328FF1CA" w14:textId="2D7A0501" w:rsidR="5140C04B" w:rsidRDefault="2E2D934D" w:rsidP="30DB56CA">
      <w:pPr>
        <w:jc w:val="left"/>
      </w:pPr>
      <w:proofErr w:type="spellStart"/>
      <w:r w:rsidRPr="48780C41">
        <w:rPr>
          <w:rFonts w:ascii="맑은 고딕" w:eastAsia="맑은 고딕" w:hAnsi="맑은 고딕" w:cs="맑은 고딕"/>
          <w:color w:val="212121"/>
          <w:szCs w:val="20"/>
        </w:rPr>
        <w:t>Gson</w:t>
      </w:r>
      <w:proofErr w:type="spellEnd"/>
      <w:r w:rsidRPr="48780C41">
        <w:rPr>
          <w:rFonts w:ascii="맑은 고딕" w:eastAsia="맑은 고딕" w:hAnsi="맑은 고딕" w:cs="맑은 고딕"/>
          <w:color w:val="212121"/>
          <w:szCs w:val="20"/>
        </w:rPr>
        <w:t xml:space="preserve"> 라이브러리 이용</w:t>
      </w:r>
      <w:r w:rsidR="4292260E" w:rsidRPr="48780C41">
        <w:rPr>
          <w:rFonts w:ascii="맑은 고딕" w:eastAsia="맑은 고딕" w:hAnsi="맑은 고딕" w:cs="맑은 고딕"/>
          <w:color w:val="212121"/>
          <w:szCs w:val="20"/>
        </w:rPr>
        <w:t xml:space="preserve">하여 </w:t>
      </w:r>
      <w:r w:rsidRPr="48780C41">
        <w:rPr>
          <w:rFonts w:ascii="맑은 고딕" w:eastAsia="맑은 고딕" w:hAnsi="맑은 고딕" w:cs="맑은 고딕"/>
          <w:color w:val="212121"/>
          <w:szCs w:val="20"/>
        </w:rPr>
        <w:t>JSON 객체 제작 시</w:t>
      </w:r>
      <w:r w:rsidR="699947C8" w:rsidRPr="48780C41">
        <w:rPr>
          <w:rFonts w:ascii="맑은 고딕" w:eastAsia="맑은 고딕" w:hAnsi="맑은 고딕" w:cs="맑은 고딕"/>
          <w:color w:val="212121"/>
          <w:szCs w:val="20"/>
        </w:rPr>
        <w:t xml:space="preserve">, </w:t>
      </w:r>
      <w:hyperlink r:id="rId9" w:anchor="disableHtmlEscaping--">
        <w:r w:rsidR="699947C8" w:rsidRPr="48780C41">
          <w:rPr>
            <w:rStyle w:val="a6"/>
            <w:rFonts w:ascii="맑은 고딕" w:eastAsia="맑은 고딕" w:hAnsi="맑은 고딕" w:cs="맑은 고딕"/>
            <w:b/>
            <w:bCs/>
            <w:szCs w:val="20"/>
          </w:rPr>
          <w:t>disableHtmlEscaping()</w:t>
        </w:r>
      </w:hyperlink>
      <w:r w:rsidR="699947C8" w:rsidRPr="48780C41">
        <w:rPr>
          <w:rFonts w:ascii="맑은 고딕" w:eastAsia="맑은 고딕" w:hAnsi="맑은 고딕" w:cs="맑은 고딕"/>
          <w:color w:val="212121"/>
          <w:szCs w:val="20"/>
        </w:rPr>
        <w:t xml:space="preserve"> 옵션 사용하면 HTML JSON 객체 생성 시</w:t>
      </w:r>
      <w:r w:rsidR="699947C8" w:rsidRPr="48780C41">
        <w:rPr>
          <w:rFonts w:ascii="맑은 고딕" w:eastAsia="맑은 고딕" w:hAnsi="맑은 고딕" w:cs="맑은 고딕"/>
          <w:b/>
          <w:bCs/>
          <w:color w:val="212121"/>
          <w:szCs w:val="20"/>
        </w:rPr>
        <w:t xml:space="preserve"> </w:t>
      </w:r>
      <w:r w:rsidR="699947C8" w:rsidRPr="48780C41">
        <w:rPr>
          <w:rFonts w:ascii="맑은 고딕" w:eastAsia="맑은 고딕" w:hAnsi="맑은 고딕" w:cs="맑은 고딕"/>
          <w:b/>
          <w:bCs/>
          <w:color w:val="FF0000"/>
          <w:szCs w:val="20"/>
        </w:rPr>
        <w:t>escape 처리하지 않음.</w:t>
      </w:r>
      <w:r w:rsidR="5B24A1ED" w:rsidRPr="48780C41">
        <w:rPr>
          <w:rFonts w:ascii="Consolas" w:eastAsia="Consolas" w:hAnsi="Consolas" w:cs="Consolas"/>
          <w:color w:val="A9B7C6"/>
          <w:sz w:val="19"/>
          <w:szCs w:val="19"/>
        </w:rPr>
        <w:t xml:space="preserve"> </w:t>
      </w:r>
      <w:proofErr w:type="spellStart"/>
      <w:r w:rsidR="5B24A1ED" w:rsidRPr="48780C41">
        <w:rPr>
          <w:rFonts w:ascii="Consolas" w:eastAsia="Consolas" w:hAnsi="Consolas" w:cs="Consolas"/>
          <w:color w:val="A9B7C6"/>
          <w:sz w:val="19"/>
          <w:szCs w:val="19"/>
        </w:rPr>
        <w:t>JSON.stringify</w:t>
      </w:r>
      <w:proofErr w:type="spellEnd"/>
      <w:r w:rsidR="5B24A1ED" w:rsidRPr="48780C41">
        <w:rPr>
          <w:rFonts w:ascii="Consolas" w:eastAsia="Consolas" w:hAnsi="Consolas" w:cs="Consolas"/>
          <w:color w:val="A9B7C6"/>
          <w:sz w:val="19"/>
          <w:szCs w:val="19"/>
        </w:rPr>
        <w:t>(message)</w:t>
      </w:r>
    </w:p>
    <w:p w14:paraId="67A49581" w14:textId="43F89B66" w:rsidR="3859F954" w:rsidRDefault="3859F954" w:rsidP="7D90BAE1">
      <w:pPr>
        <w:jc w:val="left"/>
        <w:rPr>
          <w:rFonts w:ascii="맑은 고딕" w:eastAsia="맑은 고딕" w:hAnsi="맑은 고딕" w:cs="맑은 고딕"/>
          <w:color w:val="000000" w:themeColor="text1"/>
          <w:szCs w:val="20"/>
        </w:rPr>
      </w:pPr>
      <w:r w:rsidRPr="7D90BAE1">
        <w:rPr>
          <w:rFonts w:ascii="맑은 고딕" w:eastAsia="맑은 고딕" w:hAnsi="맑은 고딕" w:cs="맑은 고딕"/>
          <w:color w:val="000000" w:themeColor="text1"/>
          <w:szCs w:val="20"/>
        </w:rPr>
        <w:t xml:space="preserve">JSON 객체 생성에 </w:t>
      </w:r>
      <w:proofErr w:type="spellStart"/>
      <w:r w:rsidR="4424E2C9" w:rsidRPr="7D90BAE1">
        <w:rPr>
          <w:rFonts w:ascii="맑은 고딕" w:eastAsia="맑은 고딕" w:hAnsi="맑은 고딕" w:cs="맑은 고딕"/>
          <w:color w:val="000000" w:themeColor="text1"/>
          <w:szCs w:val="20"/>
        </w:rPr>
        <w:t>com.google.gson.GsonBuilder</w:t>
      </w:r>
      <w:proofErr w:type="spellEnd"/>
      <w:r w:rsidRPr="7D90BAE1">
        <w:rPr>
          <w:rFonts w:ascii="맑은 고딕" w:eastAsia="맑은 고딕" w:hAnsi="맑은 고딕" w:cs="맑은 고딕"/>
          <w:color w:val="000000" w:themeColor="text1"/>
          <w:szCs w:val="20"/>
        </w:rPr>
        <w:t xml:space="preserve"> 사용 시 해당 옵션 사용 유무 확인 필요.</w:t>
      </w:r>
    </w:p>
    <w:p w14:paraId="453826C6" w14:textId="63752FE7" w:rsidR="30DB56CA" w:rsidRDefault="30DB56CA" w:rsidP="30DB56CA">
      <w:pPr>
        <w:jc w:val="left"/>
      </w:pPr>
    </w:p>
    <w:p w14:paraId="52D6B4FF" w14:textId="1BE1D9CE" w:rsidR="5140C04B" w:rsidRDefault="109EA208" w:rsidP="046FAB51">
      <w:pPr>
        <w:jc w:val="left"/>
        <w:rPr>
          <w:b/>
          <w:bCs/>
        </w:rPr>
      </w:pPr>
      <w:r w:rsidRPr="046FAB51">
        <w:rPr>
          <w:b/>
          <w:bCs/>
        </w:rPr>
        <w:t>※ JSP XSS Reflected: c:out을 사용하는 이유</w:t>
      </w:r>
    </w:p>
    <w:p w14:paraId="6DDDBD24" w14:textId="4C6C2D67" w:rsidR="5140C04B" w:rsidRDefault="046FAB51" w:rsidP="5140C04B">
      <w:pPr>
        <w:jc w:val="left"/>
      </w:pPr>
      <w:r w:rsidRPr="046FAB51">
        <w:t xml:space="preserve">c:out은 HTML문자를 escape하는 기능을 가지고 있으므로 </w:t>
      </w:r>
      <w:proofErr w:type="spellStart"/>
      <w:r w:rsidRPr="046FAB51">
        <w:t>xss</w:t>
      </w:r>
      <w:proofErr w:type="spellEnd"/>
      <w:r w:rsidRPr="046FAB51">
        <w:t>구문이 먹히지 않는다.</w:t>
      </w:r>
    </w:p>
    <w:p w14:paraId="1B3829B7" w14:textId="44430CD4" w:rsidR="046FAB51" w:rsidRDefault="046FAB51" w:rsidP="046FAB51">
      <w:pPr>
        <w:jc w:val="left"/>
      </w:pPr>
      <w:r w:rsidRPr="046FAB51">
        <w:t>단, &lt;</w:t>
      </w:r>
      <w:proofErr w:type="spellStart"/>
      <w:r w:rsidRPr="046FAB51">
        <w:t>c:out</w:t>
      </w:r>
      <w:proofErr w:type="spellEnd"/>
      <w:r w:rsidRPr="046FAB51">
        <w:t xml:space="preserve"> value=' ${값}' </w:t>
      </w:r>
      <w:proofErr w:type="spellStart"/>
      <w:r w:rsidRPr="046FAB51">
        <w:t>escapeXml</w:t>
      </w:r>
      <w:proofErr w:type="spellEnd"/>
      <w:r w:rsidRPr="046FAB51">
        <w:t xml:space="preserve"> = </w:t>
      </w:r>
      <w:proofErr w:type="gramStart"/>
      <w:r w:rsidRPr="046FAB51">
        <w:t>false /</w:t>
      </w:r>
      <w:proofErr w:type="gramEnd"/>
      <w:r w:rsidRPr="046FAB51">
        <w:t>&gt;로 입력하면 HTML코드를 그대로 해석하기 때문에 주의해야 한다. (</w:t>
      </w:r>
      <w:proofErr w:type="spellStart"/>
      <w:r w:rsidRPr="046FAB51">
        <w:t>escapeXml</w:t>
      </w:r>
      <w:proofErr w:type="spellEnd"/>
      <w:r w:rsidRPr="046FAB51">
        <w:t xml:space="preserve"> 기본 값이 true이기 때문에 없는 경우 따로 지정하지 </w:t>
      </w:r>
      <w:proofErr w:type="gramStart"/>
      <w:r w:rsidRPr="046FAB51">
        <w:t>않아도 )</w:t>
      </w:r>
      <w:proofErr w:type="gramEnd"/>
    </w:p>
    <w:p w14:paraId="7D154BD7" w14:textId="22831983" w:rsidR="046FAB51" w:rsidRDefault="046FAB51" w:rsidP="046FAB51">
      <w:pPr>
        <w:jc w:val="left"/>
      </w:pPr>
      <w:r w:rsidRPr="046FAB51">
        <w:t xml:space="preserve">그 외 </w:t>
      </w:r>
      <w:proofErr w:type="gramStart"/>
      <w:r w:rsidRPr="046FAB51">
        <w:t>${ }</w:t>
      </w:r>
      <w:proofErr w:type="gramEnd"/>
      <w:r w:rsidRPr="046FAB51">
        <w:t>, &lt;%= &gt; 등은 html escape 기능이 지원되지 않아서 XSS 공격에 노출될 수 있다.</w:t>
      </w:r>
    </w:p>
    <w:p w14:paraId="514867A9" w14:textId="47A47953" w:rsidR="046FAB51" w:rsidRDefault="046FAB51" w:rsidP="046FAB51">
      <w:pPr>
        <w:jc w:val="left"/>
      </w:pPr>
      <w:r w:rsidRPr="046FAB51">
        <w:lastRenderedPageBreak/>
        <w:t>공격 구문: https://_________.com/_____.jsp?id=%22%3E%3Ciframe%20src=javascript:alert(1)%3E%3Ca%20href=%22</w:t>
      </w:r>
    </w:p>
    <w:p w14:paraId="31C6F3DA" w14:textId="1AA45D55" w:rsidR="5140C04B" w:rsidRDefault="5140C04B" w:rsidP="5140C04B">
      <w:pPr>
        <w:jc w:val="left"/>
      </w:pPr>
    </w:p>
    <w:p w14:paraId="31B3BDCA" w14:textId="28970FF5" w:rsidR="3AA5FA0E" w:rsidRDefault="3AA5FA0E" w:rsidP="3AA5FA0E">
      <w:pPr>
        <w:jc w:val="left"/>
      </w:pPr>
    </w:p>
    <w:p w14:paraId="25EA819D" w14:textId="03E1A1A2" w:rsidR="5140C04B" w:rsidRDefault="5140C04B" w:rsidP="5140C04B">
      <w:pPr>
        <w:jc w:val="left"/>
        <w:rPr>
          <w:b/>
          <w:bCs/>
        </w:rPr>
      </w:pPr>
    </w:p>
    <w:p w14:paraId="4E12DB06" w14:textId="3AF2922B" w:rsidR="03FCA9A9" w:rsidRDefault="03FCA9A9" w:rsidP="3AA5FA0E">
      <w:pPr>
        <w:jc w:val="left"/>
        <w:rPr>
          <w:b/>
          <w:bCs/>
        </w:rPr>
      </w:pPr>
      <w:r w:rsidRPr="3AA5FA0E">
        <w:rPr>
          <w:b/>
          <w:bCs/>
        </w:rPr>
        <w:t>* 취약점 식별</w:t>
      </w:r>
      <w:r w:rsidR="0AA8B26E" w:rsidRPr="3AA5FA0E">
        <w:rPr>
          <w:b/>
          <w:bCs/>
        </w:rPr>
        <w:t xml:space="preserve"> 기준이</w:t>
      </w:r>
      <w:r w:rsidRPr="3AA5FA0E">
        <w:rPr>
          <w:b/>
          <w:bCs/>
        </w:rPr>
        <w:t xml:space="preserve"> Reflected로 데이터가 출발하는 시점이며, Front의 설정 및 코드오류로 실행되는 XSS는 Front 쪽 취약으로 식별해야 함.</w:t>
      </w:r>
    </w:p>
    <w:p w14:paraId="31FF15F6" w14:textId="6AD25367" w:rsidR="3AA5FA0E" w:rsidRDefault="3AA5FA0E" w:rsidP="3AA5FA0E">
      <w:pPr>
        <w:jc w:val="left"/>
        <w:rPr>
          <w:b/>
          <w:bCs/>
        </w:rPr>
      </w:pPr>
    </w:p>
    <w:p w14:paraId="0471DFFE" w14:textId="33BD8446" w:rsidR="3C3AF876" w:rsidRDefault="3C3AF876" w:rsidP="3AA5FA0E">
      <w:pPr>
        <w:jc w:val="left"/>
        <w:rPr>
          <w:b/>
          <w:bCs/>
        </w:rPr>
      </w:pPr>
      <w:r w:rsidRPr="3AA5FA0E">
        <w:rPr>
          <w:b/>
          <w:bCs/>
        </w:rPr>
        <w:t>※</w:t>
      </w:r>
      <w:r w:rsidR="09620C27" w:rsidRPr="3AA5FA0E">
        <w:rPr>
          <w:b/>
          <w:bCs/>
        </w:rPr>
        <w:t xml:space="preserve"> Front 영역으로 데이터</w:t>
      </w:r>
      <w:r w:rsidR="0A3DE1E0" w:rsidRPr="3AA5FA0E">
        <w:rPr>
          <w:b/>
          <w:bCs/>
        </w:rPr>
        <w:t>를</w:t>
      </w:r>
      <w:r w:rsidR="09620C27" w:rsidRPr="3AA5FA0E">
        <w:rPr>
          <w:b/>
          <w:bCs/>
        </w:rPr>
        <w:t xml:space="preserve"> 전송하는 패턴</w:t>
      </w:r>
    </w:p>
    <w:p w14:paraId="2F1BB944" w14:textId="59764248" w:rsidR="34083B48" w:rsidRDefault="34083B48" w:rsidP="3AA5FA0E">
      <w:pPr>
        <w:jc w:val="left"/>
      </w:pPr>
      <w:proofErr w:type="spellStart"/>
      <w:proofErr w:type="gramStart"/>
      <w:r w:rsidRPr="3AA5FA0E">
        <w:t>m</w:t>
      </w:r>
      <w:r w:rsidR="09620C27" w:rsidRPr="3AA5FA0E">
        <w:t>odel.addAttribute</w:t>
      </w:r>
      <w:proofErr w:type="spellEnd"/>
      <w:proofErr w:type="gramEnd"/>
      <w:r w:rsidR="138F771D" w:rsidRPr="3AA5FA0E">
        <w:t>() 메소드</w:t>
      </w:r>
      <w:r w:rsidR="64158882" w:rsidRPr="3AA5FA0E">
        <w:t>를 사용하여 model 객체에 데이터를 JSP 영역으로 전달함.</w:t>
      </w:r>
    </w:p>
    <w:p w14:paraId="6E90269C" w14:textId="17DCFC08" w:rsidR="64158882" w:rsidRDefault="64158882" w:rsidP="3AA5FA0E">
      <w:pPr>
        <w:jc w:val="left"/>
      </w:pPr>
      <w:r w:rsidRPr="3AA5FA0E">
        <w:t xml:space="preserve">이때, model 객체에는 String, int, Object 형태의 데이터도 전달이 가능하기 때문에 </w:t>
      </w:r>
      <w:proofErr w:type="spellStart"/>
      <w:r w:rsidRPr="3AA5FA0E">
        <w:t>dto</w:t>
      </w:r>
      <w:proofErr w:type="spellEnd"/>
      <w:r w:rsidRPr="3AA5FA0E">
        <w:t>, map, list 등 어느 형태의 자료도 전달이 가</w:t>
      </w:r>
      <w:r w:rsidR="3521FEFC" w:rsidRPr="3AA5FA0E">
        <w:t>능</w:t>
      </w:r>
      <w:r w:rsidR="4EC52B53" w:rsidRPr="3AA5FA0E">
        <w:t>하므로 해당 패턴 존재 시, 확인 필요함.</w:t>
      </w:r>
    </w:p>
    <w:p w14:paraId="1BDA97BA" w14:textId="58C83F44" w:rsidR="40AFAFE3" w:rsidRDefault="40AFAFE3" w:rsidP="40AFAFE3">
      <w:pPr>
        <w:jc w:val="left"/>
        <w:rPr>
          <w:b/>
          <w:bCs/>
          <w:color w:val="FF0000"/>
        </w:rPr>
      </w:pPr>
    </w:p>
    <w:p w14:paraId="186761AC" w14:textId="17E67FE1" w:rsidR="00193E2F" w:rsidRDefault="3815B474" w:rsidP="40AFAFE3">
      <w:pPr>
        <w:jc w:val="left"/>
        <w:rPr>
          <w:b/>
          <w:bCs/>
        </w:rPr>
      </w:pPr>
      <w:r w:rsidRPr="40AFAFE3">
        <w:rPr>
          <w:b/>
          <w:bCs/>
        </w:rPr>
        <w:t xml:space="preserve">3.3. </w:t>
      </w:r>
      <w:r w:rsidR="00835F1E">
        <w:t xml:space="preserve">Cross-Site Scripting: </w:t>
      </w:r>
      <w:r w:rsidR="00835F1E" w:rsidRPr="40AFAFE3">
        <w:rPr>
          <w:b/>
          <w:bCs/>
        </w:rPr>
        <w:t>Redirect</w:t>
      </w:r>
    </w:p>
    <w:p w14:paraId="7686E248" w14:textId="677DD3EF" w:rsidR="00E224BC" w:rsidRPr="00E224BC" w:rsidRDefault="3F10B064" w:rsidP="40AFAFE3">
      <w:pPr>
        <w:jc w:val="left"/>
      </w:pPr>
      <w:r>
        <w:t>HTTP요청 시</w:t>
      </w:r>
      <w:r w:rsidR="260DC7A3">
        <w:t xml:space="preserve"> Query String</w:t>
      </w:r>
      <w:r w:rsidR="16F7E782">
        <w:t xml:space="preserve"> 파라미터</w:t>
      </w:r>
      <w:r w:rsidR="360B7C8B">
        <w:t xml:space="preserve"> 값</w:t>
      </w:r>
      <w:r w:rsidR="16F7E782">
        <w:t>에 검증이 존재하지 않거나, 미흡</w:t>
      </w:r>
      <w:r w:rsidR="4CDD40EA">
        <w:t>하게 반환</w:t>
      </w:r>
      <w:r w:rsidR="7D6B5867">
        <w:t xml:space="preserve">되어 입력 값을 검증하지 않고 </w:t>
      </w:r>
      <w:proofErr w:type="spellStart"/>
      <w:r w:rsidR="7D6B5867">
        <w:t>리다이렉트</w:t>
      </w:r>
      <w:r w:rsidR="4CDD40EA">
        <w:t>될</w:t>
      </w:r>
      <w:proofErr w:type="spellEnd"/>
      <w:r w:rsidR="16F7E782">
        <w:t xml:space="preserve"> 경우 </w:t>
      </w:r>
      <w:r w:rsidR="16F7E782" w:rsidRPr="326F2C3F">
        <w:rPr>
          <w:b/>
          <w:bCs/>
          <w:color w:val="FF0000"/>
        </w:rPr>
        <w:t>취약</w:t>
      </w:r>
    </w:p>
    <w:p w14:paraId="67356DC8" w14:textId="461D2B30" w:rsidR="40AFAFE3" w:rsidRDefault="34C0A339" w:rsidP="326F2C3F">
      <w:pPr>
        <w:jc w:val="left"/>
        <w:rPr>
          <w:b/>
          <w:bCs/>
        </w:rPr>
      </w:pPr>
      <w:r w:rsidRPr="3AA5FA0E">
        <w:rPr>
          <w:b/>
          <w:bCs/>
        </w:rPr>
        <w:t>*</w:t>
      </w:r>
      <w:r w:rsidR="608EE27D" w:rsidRPr="3AA5FA0E">
        <w:rPr>
          <w:b/>
          <w:bCs/>
        </w:rPr>
        <w:t xml:space="preserve"> </w:t>
      </w:r>
      <w:r w:rsidRPr="3AA5FA0E">
        <w:rPr>
          <w:b/>
          <w:bCs/>
        </w:rPr>
        <w:t>기능 부재여부 우선 체크 후 필터링 등 검증이 필요함</w:t>
      </w:r>
    </w:p>
    <w:p w14:paraId="3CAABD39" w14:textId="18686337" w:rsidR="326F2C3F" w:rsidRDefault="326F2C3F" w:rsidP="3AA5FA0E">
      <w:pPr>
        <w:jc w:val="left"/>
        <w:rPr>
          <w:b/>
          <w:bCs/>
        </w:rPr>
      </w:pPr>
    </w:p>
    <w:p w14:paraId="706C9586" w14:textId="660ED6AE" w:rsidR="326F2C3F" w:rsidRDefault="34818CE7" w:rsidP="3AA5FA0E">
      <w:pPr>
        <w:jc w:val="left"/>
        <w:rPr>
          <w:b/>
          <w:bCs/>
        </w:rPr>
      </w:pPr>
      <w:r w:rsidRPr="3AA5FA0E">
        <w:rPr>
          <w:b/>
          <w:bCs/>
        </w:rPr>
        <w:t>※ Redirect 발생 패턴</w:t>
      </w:r>
    </w:p>
    <w:p w14:paraId="317954F0" w14:textId="45AD8180" w:rsidR="326F2C3F" w:rsidRDefault="25C172F6" w:rsidP="3AA5FA0E">
      <w:pPr>
        <w:jc w:val="left"/>
        <w:rPr>
          <w:b/>
          <w:bCs/>
        </w:rPr>
      </w:pPr>
      <w:r w:rsidRPr="3AA5FA0E">
        <w:rPr>
          <w:b/>
          <w:bCs/>
        </w:rPr>
        <w:t xml:space="preserve"> 1) Redirect 방식 -&gt; </w:t>
      </w:r>
      <w:proofErr w:type="spellStart"/>
      <w:r w:rsidRPr="3AA5FA0E">
        <w:rPr>
          <w:b/>
          <w:bCs/>
        </w:rPr>
        <w:t>sendRedirect</w:t>
      </w:r>
      <w:proofErr w:type="spellEnd"/>
      <w:r w:rsidRPr="3AA5FA0E">
        <w:rPr>
          <w:b/>
          <w:bCs/>
        </w:rPr>
        <w:t>()</w:t>
      </w:r>
    </w:p>
    <w:p w14:paraId="764823AE" w14:textId="3F5F4CC7" w:rsidR="326F2C3F" w:rsidRDefault="25C172F6" w:rsidP="3AA5FA0E">
      <w:pPr>
        <w:jc w:val="left"/>
      </w:pPr>
      <w:r w:rsidRPr="3AA5FA0E">
        <w:rPr>
          <w:b/>
          <w:bCs/>
        </w:rPr>
        <w:t xml:space="preserve"> </w:t>
      </w:r>
      <w:r w:rsidR="76E49866" w:rsidRPr="3AA5FA0E">
        <w:t>클라이언트 요청 시 새로운 페이지로 이동</w:t>
      </w:r>
      <w:r w:rsidR="620303E1" w:rsidRPr="3AA5FA0E">
        <w:t>하고</w:t>
      </w:r>
      <w:r w:rsidR="76E49866" w:rsidRPr="3AA5FA0E">
        <w:t xml:space="preserve"> request와 response</w:t>
      </w:r>
      <w:r w:rsidR="2CF0E3B9" w:rsidRPr="3AA5FA0E">
        <w:t xml:space="preserve"> 객체가 새롭게</w:t>
      </w:r>
      <w:r w:rsidR="76E49866" w:rsidRPr="3AA5FA0E">
        <w:t xml:space="preserve"> 생성</w:t>
      </w:r>
      <w:r w:rsidR="2E1A95DD" w:rsidRPr="3AA5FA0E">
        <w:t>되는 방식</w:t>
      </w:r>
    </w:p>
    <w:p w14:paraId="2FCDAACB" w14:textId="215ABAD9" w:rsidR="326F2C3F" w:rsidRDefault="32D347FB" w:rsidP="3AA5FA0E">
      <w:pPr>
        <w:jc w:val="left"/>
      </w:pPr>
      <w:r w:rsidRPr="3AA5FA0E">
        <w:t xml:space="preserve"> - </w:t>
      </w:r>
      <w:proofErr w:type="spellStart"/>
      <w:r w:rsidRPr="3AA5FA0E">
        <w:t>HttpServletResponse</w:t>
      </w:r>
      <w:proofErr w:type="spellEnd"/>
      <w:r w:rsidRPr="3AA5FA0E">
        <w:t xml:space="preserve"> 클래스 사용</w:t>
      </w:r>
    </w:p>
    <w:tbl>
      <w:tblPr>
        <w:tblStyle w:val="a8"/>
        <w:tblW w:w="0" w:type="auto"/>
        <w:tblLayout w:type="fixed"/>
        <w:tblLook w:val="06A0" w:firstRow="1" w:lastRow="0" w:firstColumn="1" w:lastColumn="0" w:noHBand="1" w:noVBand="1"/>
      </w:tblPr>
      <w:tblGrid>
        <w:gridCol w:w="9735"/>
      </w:tblGrid>
      <w:tr w:rsidR="3AA5FA0E" w14:paraId="431E6CFD" w14:textId="77777777" w:rsidTr="3AA5FA0E">
        <w:trPr>
          <w:trHeight w:val="300"/>
        </w:trPr>
        <w:tc>
          <w:tcPr>
            <w:tcW w:w="9735" w:type="dxa"/>
          </w:tcPr>
          <w:p w14:paraId="7F9F3ACE" w14:textId="658E06B2" w:rsidR="58B45097" w:rsidRDefault="58B45097" w:rsidP="3AA5FA0E">
            <w:pPr>
              <w:rPr>
                <w:szCs w:val="20"/>
              </w:rPr>
            </w:pPr>
            <w:r w:rsidRPr="3AA5FA0E">
              <w:rPr>
                <w:color w:val="000000" w:themeColor="text1"/>
                <w:szCs w:val="20"/>
              </w:rPr>
              <w:t xml:space="preserve">String </w:t>
            </w:r>
            <w:proofErr w:type="spellStart"/>
            <w:r w:rsidRPr="3AA5FA0E">
              <w:rPr>
                <w:color w:val="000000" w:themeColor="text1"/>
                <w:szCs w:val="20"/>
              </w:rPr>
              <w:t>url</w:t>
            </w:r>
            <w:proofErr w:type="spellEnd"/>
            <w:r w:rsidRPr="3AA5FA0E">
              <w:rPr>
                <w:color w:val="000000" w:themeColor="text1"/>
                <w:szCs w:val="20"/>
              </w:rPr>
              <w:t xml:space="preserve"> = </w:t>
            </w:r>
            <w:proofErr w:type="spellStart"/>
            <w:proofErr w:type="gramStart"/>
            <w:r w:rsidRPr="3AA5FA0E">
              <w:rPr>
                <w:color w:val="000000" w:themeColor="text1"/>
                <w:szCs w:val="20"/>
              </w:rPr>
              <w:t>request.getParameter</w:t>
            </w:r>
            <w:proofErr w:type="spellEnd"/>
            <w:proofErr w:type="gramEnd"/>
            <w:r w:rsidRPr="3AA5FA0E">
              <w:rPr>
                <w:color w:val="000000" w:themeColor="text1"/>
                <w:szCs w:val="20"/>
              </w:rPr>
              <w:t>("</w:t>
            </w:r>
            <w:proofErr w:type="spellStart"/>
            <w:r w:rsidRPr="3AA5FA0E">
              <w:rPr>
                <w:color w:val="000000" w:themeColor="text1"/>
                <w:szCs w:val="20"/>
              </w:rPr>
              <w:t>url</w:t>
            </w:r>
            <w:proofErr w:type="spellEnd"/>
            <w:r w:rsidRPr="3AA5FA0E">
              <w:rPr>
                <w:color w:val="000000" w:themeColor="text1"/>
                <w:szCs w:val="20"/>
              </w:rPr>
              <w:t>" );</w:t>
            </w:r>
            <w:r>
              <w:br/>
            </w:r>
            <w:proofErr w:type="spellStart"/>
            <w:r w:rsidRPr="3AA5FA0E">
              <w:rPr>
                <w:color w:val="000000" w:themeColor="text1"/>
                <w:szCs w:val="20"/>
              </w:rPr>
              <w:t>response.sendRedirect</w:t>
            </w:r>
            <w:proofErr w:type="spellEnd"/>
            <w:r w:rsidRPr="3AA5FA0E">
              <w:rPr>
                <w:color w:val="000000" w:themeColor="text1"/>
                <w:szCs w:val="20"/>
              </w:rPr>
              <w:t>(</w:t>
            </w:r>
            <w:proofErr w:type="spellStart"/>
            <w:r w:rsidRPr="3AA5FA0E">
              <w:rPr>
                <w:color w:val="000000" w:themeColor="text1"/>
                <w:szCs w:val="20"/>
              </w:rPr>
              <w:t>url</w:t>
            </w:r>
            <w:proofErr w:type="spellEnd"/>
            <w:r w:rsidRPr="3AA5FA0E">
              <w:rPr>
                <w:color w:val="000000" w:themeColor="text1"/>
                <w:szCs w:val="20"/>
              </w:rPr>
              <w:t>);</w:t>
            </w:r>
          </w:p>
        </w:tc>
      </w:tr>
    </w:tbl>
    <w:p w14:paraId="70DA3EE5" w14:textId="4BC1F991" w:rsidR="326F2C3F" w:rsidRDefault="25C172F6" w:rsidP="3AA5FA0E">
      <w:pPr>
        <w:jc w:val="left"/>
        <w:rPr>
          <w:b/>
          <w:bCs/>
        </w:rPr>
      </w:pPr>
      <w:r w:rsidRPr="3AA5FA0E">
        <w:rPr>
          <w:b/>
          <w:bCs/>
        </w:rPr>
        <w:t xml:space="preserve"> </w:t>
      </w:r>
    </w:p>
    <w:p w14:paraId="66BF1DFD" w14:textId="73928A7B" w:rsidR="326F2C3F" w:rsidRDefault="25C172F6" w:rsidP="3AA5FA0E">
      <w:pPr>
        <w:jc w:val="left"/>
        <w:rPr>
          <w:b/>
          <w:bCs/>
        </w:rPr>
      </w:pPr>
      <w:r w:rsidRPr="3AA5FA0E">
        <w:rPr>
          <w:b/>
          <w:bCs/>
        </w:rPr>
        <w:t>2) Dispatcher 방식 -&gt; forward()</w:t>
      </w:r>
    </w:p>
    <w:p w14:paraId="6ECCB7CB" w14:textId="05D6653E" w:rsidR="326F2C3F" w:rsidRDefault="05F9DE50" w:rsidP="3AA5FA0E">
      <w:pPr>
        <w:jc w:val="left"/>
      </w:pPr>
      <w:r w:rsidRPr="3AA5FA0E">
        <w:lastRenderedPageBreak/>
        <w:t xml:space="preserve"> 특정 </w:t>
      </w:r>
      <w:proofErr w:type="spellStart"/>
      <w:r w:rsidRPr="3AA5FA0E">
        <w:t>서블릿에</w:t>
      </w:r>
      <w:proofErr w:type="spellEnd"/>
      <w:r w:rsidRPr="3AA5FA0E">
        <w:t xml:space="preserve"> 대한 요청을 </w:t>
      </w:r>
      <w:proofErr w:type="spellStart"/>
      <w:r w:rsidR="5484D450" w:rsidRPr="3AA5FA0E">
        <w:t>url</w:t>
      </w:r>
      <w:proofErr w:type="spellEnd"/>
      <w:r w:rsidR="5484D450" w:rsidRPr="3AA5FA0E">
        <w:t xml:space="preserve"> 변경 없이 서버 내 </w:t>
      </w:r>
      <w:r w:rsidRPr="3AA5FA0E">
        <w:t xml:space="preserve">다른 </w:t>
      </w:r>
      <w:proofErr w:type="spellStart"/>
      <w:r w:rsidRPr="3AA5FA0E">
        <w:t>서블릿이나</w:t>
      </w:r>
      <w:proofErr w:type="spellEnd"/>
      <w:r w:rsidRPr="3AA5FA0E">
        <w:t xml:space="preserve"> JSP로 넘겨주는 방식</w:t>
      </w:r>
    </w:p>
    <w:p w14:paraId="2A458946" w14:textId="302E1608" w:rsidR="326F2C3F" w:rsidRDefault="05F9DE50" w:rsidP="3AA5FA0E">
      <w:pPr>
        <w:jc w:val="left"/>
      </w:pPr>
      <w:r w:rsidRPr="3AA5FA0E">
        <w:t xml:space="preserve"> request와 </w:t>
      </w:r>
      <w:proofErr w:type="spellStart"/>
      <w:r w:rsidRPr="3AA5FA0E">
        <w:t>reponse</w:t>
      </w:r>
      <w:proofErr w:type="spellEnd"/>
      <w:r w:rsidRPr="3AA5FA0E">
        <w:t xml:space="preserve"> 객체를 담아 호출한 페이지에 전송</w:t>
      </w:r>
    </w:p>
    <w:p w14:paraId="6856C21B" w14:textId="5A551D1A" w:rsidR="326F2C3F" w:rsidRDefault="067E1072" w:rsidP="3AA5FA0E">
      <w:pPr>
        <w:jc w:val="left"/>
      </w:pPr>
      <w:r w:rsidRPr="3AA5FA0E">
        <w:t xml:space="preserve"> - </w:t>
      </w:r>
      <w:proofErr w:type="spellStart"/>
      <w:r w:rsidRPr="3AA5FA0E">
        <w:t>RequestDispatcher</w:t>
      </w:r>
      <w:proofErr w:type="spellEnd"/>
      <w:r w:rsidRPr="3AA5FA0E">
        <w:t xml:space="preserve"> 클래스 사용</w:t>
      </w:r>
    </w:p>
    <w:tbl>
      <w:tblPr>
        <w:tblStyle w:val="a8"/>
        <w:tblW w:w="0" w:type="auto"/>
        <w:tblLayout w:type="fixed"/>
        <w:tblLook w:val="06A0" w:firstRow="1" w:lastRow="0" w:firstColumn="1" w:lastColumn="0" w:noHBand="1" w:noVBand="1"/>
      </w:tblPr>
      <w:tblGrid>
        <w:gridCol w:w="9735"/>
      </w:tblGrid>
      <w:tr w:rsidR="3AA5FA0E" w14:paraId="41117607" w14:textId="77777777" w:rsidTr="3AA5FA0E">
        <w:trPr>
          <w:trHeight w:val="300"/>
        </w:trPr>
        <w:tc>
          <w:tcPr>
            <w:tcW w:w="9735" w:type="dxa"/>
          </w:tcPr>
          <w:p w14:paraId="4605FCD4" w14:textId="2FDCF732" w:rsidR="4E267DB7" w:rsidRDefault="4E267DB7" w:rsidP="3AA5FA0E">
            <w:proofErr w:type="spellStart"/>
            <w:r w:rsidRPr="3AA5FA0E">
              <w:t>RequestDispatcher</w:t>
            </w:r>
            <w:proofErr w:type="spellEnd"/>
            <w:r w:rsidRPr="3AA5FA0E">
              <w:t xml:space="preserve"> dispatcher = </w:t>
            </w:r>
            <w:proofErr w:type="spellStart"/>
            <w:proofErr w:type="gramStart"/>
            <w:r w:rsidRPr="3AA5FA0E">
              <w:t>request.getRequestDispatcher</w:t>
            </w:r>
            <w:proofErr w:type="spellEnd"/>
            <w:proofErr w:type="gramEnd"/>
            <w:r w:rsidRPr="3AA5FA0E">
              <w:t xml:space="preserve">("/hello"); </w:t>
            </w:r>
          </w:p>
          <w:p w14:paraId="1A3B86BB" w14:textId="795A38E1" w:rsidR="4E267DB7" w:rsidRDefault="4E267DB7" w:rsidP="3AA5FA0E">
            <w:proofErr w:type="spellStart"/>
            <w:r w:rsidRPr="3AA5FA0E">
              <w:t>dispatcher.</w:t>
            </w:r>
            <w:proofErr w:type="gramStart"/>
            <w:r w:rsidRPr="3AA5FA0E">
              <w:t>forward</w:t>
            </w:r>
            <w:proofErr w:type="spellEnd"/>
            <w:r w:rsidRPr="3AA5FA0E">
              <w:t>(</w:t>
            </w:r>
            <w:proofErr w:type="gramEnd"/>
            <w:r w:rsidRPr="3AA5FA0E">
              <w:t>request, response);</w:t>
            </w:r>
          </w:p>
        </w:tc>
      </w:tr>
    </w:tbl>
    <w:p w14:paraId="58B908FF" w14:textId="64A5E762" w:rsidR="326F2C3F" w:rsidRDefault="326F2C3F" w:rsidP="3AA5FA0E">
      <w:pPr>
        <w:jc w:val="left"/>
        <w:rPr>
          <w:b/>
          <w:bCs/>
        </w:rPr>
      </w:pPr>
    </w:p>
    <w:p w14:paraId="6A5314E1" w14:textId="77777777" w:rsidR="005D24F7" w:rsidRPr="005D24F7" w:rsidRDefault="005D24F7" w:rsidP="005D24F7">
      <w:pPr>
        <w:jc w:val="left"/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b/>
          <w:bCs/>
        </w:rPr>
        <w:t xml:space="preserve">5.05.29 </w:t>
      </w:r>
      <w:r>
        <w:rPr>
          <w:rFonts w:hint="eastAsia"/>
          <w:b/>
          <w:bCs/>
        </w:rPr>
        <w:t xml:space="preserve">추가 </w:t>
      </w:r>
      <w:r>
        <w:rPr>
          <w:b/>
          <w:bCs/>
        </w:rPr>
        <w:t xml:space="preserve">– </w:t>
      </w:r>
      <w:proofErr w:type="spellStart"/>
      <w:r>
        <w:rPr>
          <w:rFonts w:hint="eastAsia"/>
          <w:b/>
          <w:bCs/>
        </w:rPr>
        <w:t>검색키워드</w:t>
      </w:r>
      <w:proofErr w:type="spellEnd"/>
      <w:r>
        <w:rPr>
          <w:b/>
          <w:bCs/>
        </w:rPr>
        <w:br/>
      </w:r>
      <w:r w:rsidRPr="005D24F7">
        <w:rPr>
          <w:rFonts w:ascii="Segoe UI Emoji" w:hAnsi="Segoe UI Emoji" w:cs="Segoe UI Emoji"/>
          <w:b/>
          <w:bCs/>
        </w:rPr>
        <w:t>🔎</w:t>
      </w:r>
      <w:r w:rsidRPr="005D24F7">
        <w:rPr>
          <w:b/>
          <w:bCs/>
        </w:rPr>
        <w:t xml:space="preserve"> </w:t>
      </w:r>
      <w:proofErr w:type="spellStart"/>
      <w:r w:rsidRPr="005D24F7">
        <w:rPr>
          <w:b/>
          <w:bCs/>
        </w:rPr>
        <w:t>서버단</w:t>
      </w:r>
      <w:proofErr w:type="spellEnd"/>
      <w:r w:rsidRPr="005D24F7">
        <w:rPr>
          <w:b/>
          <w:bCs/>
        </w:rPr>
        <w:t xml:space="preserve"> 키워드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9"/>
        <w:gridCol w:w="5217"/>
      </w:tblGrid>
      <w:tr w:rsidR="005D24F7" w:rsidRPr="005D24F7" w14:paraId="55ED4DA9" w14:textId="77777777" w:rsidTr="005D24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54E4F1" w14:textId="77777777" w:rsidR="005D24F7" w:rsidRPr="005D24F7" w:rsidRDefault="005D24F7" w:rsidP="005D24F7">
            <w:pPr>
              <w:jc w:val="left"/>
              <w:rPr>
                <w:b/>
                <w:bCs/>
              </w:rPr>
            </w:pPr>
            <w:r w:rsidRPr="005D24F7">
              <w:rPr>
                <w:b/>
                <w:bCs/>
              </w:rPr>
              <w:t>키워드</w:t>
            </w:r>
          </w:p>
        </w:tc>
        <w:tc>
          <w:tcPr>
            <w:tcW w:w="0" w:type="auto"/>
            <w:vAlign w:val="center"/>
            <w:hideMark/>
          </w:tcPr>
          <w:p w14:paraId="23DFA5ED" w14:textId="77777777" w:rsidR="005D24F7" w:rsidRPr="005D24F7" w:rsidRDefault="005D24F7" w:rsidP="005D24F7">
            <w:pPr>
              <w:jc w:val="left"/>
              <w:rPr>
                <w:b/>
                <w:bCs/>
              </w:rPr>
            </w:pPr>
            <w:r w:rsidRPr="005D24F7">
              <w:rPr>
                <w:b/>
                <w:bCs/>
              </w:rPr>
              <w:t>설명</w:t>
            </w:r>
          </w:p>
        </w:tc>
      </w:tr>
      <w:tr w:rsidR="005D24F7" w:rsidRPr="005D24F7" w14:paraId="0139F2D8" w14:textId="77777777" w:rsidTr="005D24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94110" w14:textId="77777777" w:rsidR="005D24F7" w:rsidRPr="005D24F7" w:rsidRDefault="005D24F7" w:rsidP="005D24F7">
            <w:pPr>
              <w:jc w:val="left"/>
              <w:rPr>
                <w:b/>
                <w:bCs/>
              </w:rPr>
            </w:pPr>
            <w:r w:rsidRPr="005D24F7">
              <w:rPr>
                <w:b/>
                <w:bCs/>
              </w:rPr>
              <w:t>redirect:</w:t>
            </w:r>
          </w:p>
        </w:tc>
        <w:tc>
          <w:tcPr>
            <w:tcW w:w="0" w:type="auto"/>
            <w:vAlign w:val="center"/>
            <w:hideMark/>
          </w:tcPr>
          <w:p w14:paraId="42D1AF2C" w14:textId="77777777" w:rsidR="005D24F7" w:rsidRPr="005D24F7" w:rsidRDefault="005D24F7" w:rsidP="005D24F7">
            <w:pPr>
              <w:jc w:val="left"/>
              <w:rPr>
                <w:b/>
                <w:bCs/>
              </w:rPr>
            </w:pPr>
            <w:r w:rsidRPr="005D24F7">
              <w:rPr>
                <w:b/>
                <w:bCs/>
              </w:rPr>
              <w:t xml:space="preserve">Spring에서 redirect:/path 와 같이 사용되는 </w:t>
            </w:r>
            <w:proofErr w:type="spellStart"/>
            <w:r w:rsidRPr="005D24F7">
              <w:rPr>
                <w:b/>
                <w:bCs/>
              </w:rPr>
              <w:t>리디렉션</w:t>
            </w:r>
            <w:proofErr w:type="spellEnd"/>
            <w:r w:rsidRPr="005D24F7">
              <w:rPr>
                <w:b/>
                <w:bCs/>
              </w:rPr>
              <w:t xml:space="preserve"> 지시어</w:t>
            </w:r>
          </w:p>
        </w:tc>
      </w:tr>
      <w:tr w:rsidR="005D24F7" w:rsidRPr="005D24F7" w14:paraId="7672068E" w14:textId="77777777" w:rsidTr="005D24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6035D" w14:textId="77777777" w:rsidR="005D24F7" w:rsidRPr="005D24F7" w:rsidRDefault="005D24F7" w:rsidP="005D24F7">
            <w:pPr>
              <w:jc w:val="left"/>
              <w:rPr>
                <w:b/>
                <w:bCs/>
              </w:rPr>
            </w:pPr>
            <w:proofErr w:type="spellStart"/>
            <w:proofErr w:type="gramStart"/>
            <w:r w:rsidRPr="005D24F7">
              <w:rPr>
                <w:b/>
                <w:bCs/>
              </w:rPr>
              <w:t>sendRedirect</w:t>
            </w:r>
            <w:proofErr w:type="spellEnd"/>
            <w:r w:rsidRPr="005D24F7">
              <w:rPr>
                <w:b/>
                <w:bCs/>
              </w:rPr>
              <w:t>(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85BD7C8" w14:textId="77777777" w:rsidR="005D24F7" w:rsidRPr="005D24F7" w:rsidRDefault="005D24F7" w:rsidP="005D24F7">
            <w:pPr>
              <w:jc w:val="left"/>
              <w:rPr>
                <w:b/>
                <w:bCs/>
              </w:rPr>
            </w:pPr>
            <w:r w:rsidRPr="005D24F7">
              <w:rPr>
                <w:b/>
                <w:bCs/>
              </w:rPr>
              <w:t xml:space="preserve">Java Servlet 기반에서 </w:t>
            </w:r>
            <w:proofErr w:type="spellStart"/>
            <w:r w:rsidRPr="005D24F7">
              <w:rPr>
                <w:b/>
                <w:bCs/>
              </w:rPr>
              <w:t>리디렉션</w:t>
            </w:r>
            <w:proofErr w:type="spellEnd"/>
            <w:r w:rsidRPr="005D24F7">
              <w:rPr>
                <w:b/>
                <w:bCs/>
              </w:rPr>
              <w:t xml:space="preserve"> 처리</w:t>
            </w:r>
          </w:p>
        </w:tc>
      </w:tr>
      <w:tr w:rsidR="005D24F7" w:rsidRPr="005D24F7" w14:paraId="21FBF7B9" w14:textId="77777777" w:rsidTr="005D24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27797" w14:textId="77777777" w:rsidR="005D24F7" w:rsidRPr="005D24F7" w:rsidRDefault="005D24F7" w:rsidP="005D24F7">
            <w:pPr>
              <w:jc w:val="left"/>
              <w:rPr>
                <w:b/>
                <w:bCs/>
              </w:rPr>
            </w:pPr>
            <w:proofErr w:type="spellStart"/>
            <w:proofErr w:type="gramStart"/>
            <w:r w:rsidRPr="005D24F7">
              <w:rPr>
                <w:b/>
                <w:bCs/>
              </w:rPr>
              <w:t>response.setHeader</w:t>
            </w:r>
            <w:proofErr w:type="spellEnd"/>
            <w:proofErr w:type="gramEnd"/>
            <w:r w:rsidRPr="005D24F7">
              <w:rPr>
                <w:b/>
                <w:bCs/>
              </w:rPr>
              <w:t>("Location"</w:t>
            </w:r>
          </w:p>
        </w:tc>
        <w:tc>
          <w:tcPr>
            <w:tcW w:w="0" w:type="auto"/>
            <w:vAlign w:val="center"/>
            <w:hideMark/>
          </w:tcPr>
          <w:p w14:paraId="35629507" w14:textId="77777777" w:rsidR="005D24F7" w:rsidRPr="005D24F7" w:rsidRDefault="005D24F7" w:rsidP="005D24F7">
            <w:pPr>
              <w:jc w:val="left"/>
              <w:rPr>
                <w:b/>
                <w:bCs/>
              </w:rPr>
            </w:pPr>
            <w:r w:rsidRPr="005D24F7">
              <w:rPr>
                <w:b/>
                <w:bCs/>
              </w:rPr>
              <w:t>Location 헤더 수동 설정 가능성</w:t>
            </w:r>
          </w:p>
        </w:tc>
      </w:tr>
      <w:tr w:rsidR="005D24F7" w:rsidRPr="005D24F7" w14:paraId="62567622" w14:textId="77777777" w:rsidTr="005D24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B474D" w14:textId="77777777" w:rsidR="005D24F7" w:rsidRPr="005D24F7" w:rsidRDefault="005D24F7" w:rsidP="005D24F7">
            <w:pPr>
              <w:jc w:val="left"/>
              <w:rPr>
                <w:b/>
                <w:bCs/>
              </w:rPr>
            </w:pPr>
            <w:proofErr w:type="spellStart"/>
            <w:r w:rsidRPr="005D24F7">
              <w:rPr>
                <w:b/>
                <w:bCs/>
              </w:rPr>
              <w:t>UriComponentsBuilder.fromUriString</w:t>
            </w:r>
            <w:proofErr w:type="spellEnd"/>
            <w:r w:rsidRPr="005D24F7">
              <w:rPr>
                <w:b/>
                <w:bCs/>
              </w:rPr>
              <w:t>(</w:t>
            </w:r>
          </w:p>
        </w:tc>
        <w:tc>
          <w:tcPr>
            <w:tcW w:w="0" w:type="auto"/>
            <w:vAlign w:val="center"/>
            <w:hideMark/>
          </w:tcPr>
          <w:p w14:paraId="7ACB3FAB" w14:textId="77777777" w:rsidR="005D24F7" w:rsidRPr="005D24F7" w:rsidRDefault="005D24F7" w:rsidP="005D24F7">
            <w:pPr>
              <w:jc w:val="left"/>
              <w:rPr>
                <w:b/>
                <w:bCs/>
              </w:rPr>
            </w:pPr>
            <w:proofErr w:type="spellStart"/>
            <w:r w:rsidRPr="005D24F7">
              <w:rPr>
                <w:b/>
                <w:bCs/>
              </w:rPr>
              <w:t>리디렉션</w:t>
            </w:r>
            <w:proofErr w:type="spellEnd"/>
            <w:r w:rsidRPr="005D24F7">
              <w:rPr>
                <w:b/>
                <w:bCs/>
              </w:rPr>
              <w:t xml:space="preserve"> URI를 조합하는 함수</w:t>
            </w:r>
          </w:p>
        </w:tc>
      </w:tr>
      <w:tr w:rsidR="005D24F7" w:rsidRPr="005D24F7" w14:paraId="23AEEA6D" w14:textId="77777777" w:rsidTr="005D24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EEFAA" w14:textId="77777777" w:rsidR="005D24F7" w:rsidRPr="005D24F7" w:rsidRDefault="005D24F7" w:rsidP="005D24F7">
            <w:pPr>
              <w:jc w:val="left"/>
              <w:rPr>
                <w:b/>
                <w:bCs/>
              </w:rPr>
            </w:pPr>
            <w:r w:rsidRPr="005D24F7">
              <w:rPr>
                <w:b/>
                <w:bCs/>
              </w:rPr>
              <w:t>@</w:t>
            </w:r>
            <w:proofErr w:type="gramStart"/>
            <w:r w:rsidRPr="005D24F7">
              <w:rPr>
                <w:b/>
                <w:bCs/>
              </w:rPr>
              <w:t>RequestParam(</w:t>
            </w:r>
            <w:proofErr w:type="gramEnd"/>
            <w:r w:rsidRPr="005D24F7">
              <w:rPr>
                <w:b/>
                <w:bCs/>
              </w:rPr>
              <w:t>"next" / "</w:t>
            </w:r>
            <w:proofErr w:type="spellStart"/>
            <w:r w:rsidRPr="005D24F7">
              <w:rPr>
                <w:b/>
                <w:bCs/>
              </w:rPr>
              <w:t>returnUrl</w:t>
            </w:r>
            <w:proofErr w:type="spellEnd"/>
            <w:r w:rsidRPr="005D24F7">
              <w:rPr>
                <w:b/>
                <w:bCs/>
              </w:rPr>
              <w:t>" / "callback"</w:t>
            </w:r>
          </w:p>
        </w:tc>
        <w:tc>
          <w:tcPr>
            <w:tcW w:w="0" w:type="auto"/>
            <w:vAlign w:val="center"/>
            <w:hideMark/>
          </w:tcPr>
          <w:p w14:paraId="343D0328" w14:textId="77777777" w:rsidR="005D24F7" w:rsidRPr="005D24F7" w:rsidRDefault="005D24F7" w:rsidP="005D24F7">
            <w:pPr>
              <w:jc w:val="left"/>
              <w:rPr>
                <w:b/>
                <w:bCs/>
              </w:rPr>
            </w:pPr>
            <w:proofErr w:type="spellStart"/>
            <w:r w:rsidRPr="005D24F7">
              <w:rPr>
                <w:b/>
                <w:bCs/>
              </w:rPr>
              <w:t>리디렉션에</w:t>
            </w:r>
            <w:proofErr w:type="spellEnd"/>
            <w:r w:rsidRPr="005D24F7">
              <w:rPr>
                <w:b/>
                <w:bCs/>
              </w:rPr>
              <w:t xml:space="preserve"> 사용되는 파라미터들</w:t>
            </w:r>
          </w:p>
        </w:tc>
      </w:tr>
      <w:tr w:rsidR="005D24F7" w:rsidRPr="005D24F7" w14:paraId="193A7313" w14:textId="77777777" w:rsidTr="005D24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429B9" w14:textId="77777777" w:rsidR="005D24F7" w:rsidRPr="005D24F7" w:rsidRDefault="005D24F7" w:rsidP="005D24F7">
            <w:pPr>
              <w:jc w:val="left"/>
              <w:rPr>
                <w:b/>
                <w:bCs/>
              </w:rPr>
            </w:pPr>
            <w:proofErr w:type="spellStart"/>
            <w:r w:rsidRPr="005D24F7">
              <w:rPr>
                <w:b/>
                <w:bCs/>
              </w:rPr>
              <w:t>HttpServletResponse.sendRedirect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A154AF" w14:textId="77777777" w:rsidR="005D24F7" w:rsidRPr="005D24F7" w:rsidRDefault="005D24F7" w:rsidP="005D24F7">
            <w:pPr>
              <w:jc w:val="left"/>
              <w:rPr>
                <w:b/>
                <w:bCs/>
              </w:rPr>
            </w:pPr>
            <w:r w:rsidRPr="005D24F7">
              <w:rPr>
                <w:b/>
                <w:bCs/>
              </w:rPr>
              <w:t xml:space="preserve">명시적 </w:t>
            </w:r>
            <w:proofErr w:type="spellStart"/>
            <w:r w:rsidRPr="005D24F7">
              <w:rPr>
                <w:b/>
                <w:bCs/>
              </w:rPr>
              <w:t>리디렉션</w:t>
            </w:r>
            <w:proofErr w:type="spellEnd"/>
          </w:p>
        </w:tc>
      </w:tr>
    </w:tbl>
    <w:p w14:paraId="725D6DE6" w14:textId="77777777" w:rsidR="005D24F7" w:rsidRPr="005D24F7" w:rsidRDefault="005D24F7" w:rsidP="005D24F7">
      <w:pPr>
        <w:jc w:val="left"/>
        <w:rPr>
          <w:b/>
          <w:bCs/>
        </w:rPr>
      </w:pPr>
      <w:r w:rsidRPr="005D24F7">
        <w:rPr>
          <w:rFonts w:ascii="Segoe UI Emoji" w:hAnsi="Segoe UI Emoji" w:cs="Segoe UI Emoji"/>
          <w:b/>
          <w:bCs/>
        </w:rPr>
        <w:t>🔎</w:t>
      </w:r>
      <w:r w:rsidRPr="005D24F7">
        <w:rPr>
          <w:b/>
          <w:bCs/>
        </w:rPr>
        <w:t xml:space="preserve"> </w:t>
      </w:r>
      <w:proofErr w:type="spellStart"/>
      <w:r w:rsidRPr="005D24F7">
        <w:rPr>
          <w:b/>
          <w:bCs/>
        </w:rPr>
        <w:t>프론트단</w:t>
      </w:r>
      <w:proofErr w:type="spellEnd"/>
      <w:r w:rsidRPr="005D24F7">
        <w:rPr>
          <w:b/>
          <w:bCs/>
        </w:rPr>
        <w:t xml:space="preserve"> 키워드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0"/>
        <w:gridCol w:w="4173"/>
      </w:tblGrid>
      <w:tr w:rsidR="005D24F7" w:rsidRPr="005D24F7" w14:paraId="4F9D8C46" w14:textId="77777777" w:rsidTr="005D24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4E1422" w14:textId="77777777" w:rsidR="005D24F7" w:rsidRPr="005D24F7" w:rsidRDefault="005D24F7" w:rsidP="005D24F7">
            <w:pPr>
              <w:jc w:val="left"/>
              <w:rPr>
                <w:b/>
                <w:bCs/>
              </w:rPr>
            </w:pPr>
            <w:r w:rsidRPr="005D24F7">
              <w:rPr>
                <w:b/>
                <w:bCs/>
              </w:rPr>
              <w:t>키워드</w:t>
            </w:r>
          </w:p>
        </w:tc>
        <w:tc>
          <w:tcPr>
            <w:tcW w:w="0" w:type="auto"/>
            <w:vAlign w:val="center"/>
            <w:hideMark/>
          </w:tcPr>
          <w:p w14:paraId="1F670E55" w14:textId="77777777" w:rsidR="005D24F7" w:rsidRPr="005D24F7" w:rsidRDefault="005D24F7" w:rsidP="005D24F7">
            <w:pPr>
              <w:jc w:val="left"/>
              <w:rPr>
                <w:b/>
                <w:bCs/>
              </w:rPr>
            </w:pPr>
            <w:r w:rsidRPr="005D24F7">
              <w:rPr>
                <w:b/>
                <w:bCs/>
              </w:rPr>
              <w:t>설명</w:t>
            </w:r>
          </w:p>
        </w:tc>
      </w:tr>
      <w:tr w:rsidR="005D24F7" w:rsidRPr="005D24F7" w14:paraId="7AC5B365" w14:textId="77777777" w:rsidTr="005D24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B3883" w14:textId="77777777" w:rsidR="005D24F7" w:rsidRPr="005D24F7" w:rsidRDefault="005D24F7" w:rsidP="005D24F7">
            <w:pPr>
              <w:jc w:val="left"/>
              <w:rPr>
                <w:b/>
                <w:bCs/>
              </w:rPr>
            </w:pPr>
            <w:proofErr w:type="spellStart"/>
            <w:proofErr w:type="gramStart"/>
            <w:r w:rsidRPr="005D24F7">
              <w:rPr>
                <w:b/>
                <w:bCs/>
              </w:rPr>
              <w:t>location.href</w:t>
            </w:r>
            <w:proofErr w:type="spellEnd"/>
            <w:proofErr w:type="gramEnd"/>
            <w:r w:rsidRPr="005D24F7">
              <w:rPr>
                <w:b/>
                <w:bCs/>
              </w:rPr>
              <w:t xml:space="preserve"> =</w:t>
            </w:r>
          </w:p>
        </w:tc>
        <w:tc>
          <w:tcPr>
            <w:tcW w:w="0" w:type="auto"/>
            <w:vAlign w:val="center"/>
            <w:hideMark/>
          </w:tcPr>
          <w:p w14:paraId="3153E6B0" w14:textId="77777777" w:rsidR="005D24F7" w:rsidRPr="005D24F7" w:rsidRDefault="005D24F7" w:rsidP="005D24F7">
            <w:pPr>
              <w:jc w:val="left"/>
              <w:rPr>
                <w:b/>
                <w:bCs/>
              </w:rPr>
            </w:pPr>
            <w:r w:rsidRPr="005D24F7">
              <w:rPr>
                <w:b/>
                <w:bCs/>
              </w:rPr>
              <w:t xml:space="preserve">사용자 </w:t>
            </w:r>
            <w:proofErr w:type="spellStart"/>
            <w:r w:rsidRPr="005D24F7">
              <w:rPr>
                <w:b/>
                <w:bCs/>
              </w:rPr>
              <w:t>입력값을</w:t>
            </w:r>
            <w:proofErr w:type="spellEnd"/>
            <w:r w:rsidRPr="005D24F7">
              <w:rPr>
                <w:b/>
                <w:bCs/>
              </w:rPr>
              <w:t xml:space="preserve"> 통해 URL 이동</w:t>
            </w:r>
          </w:p>
        </w:tc>
      </w:tr>
      <w:tr w:rsidR="005D24F7" w:rsidRPr="005D24F7" w14:paraId="3C132314" w14:textId="77777777" w:rsidTr="005D24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01225" w14:textId="77777777" w:rsidR="005D24F7" w:rsidRPr="005D24F7" w:rsidRDefault="005D24F7" w:rsidP="005D24F7">
            <w:pPr>
              <w:jc w:val="left"/>
              <w:rPr>
                <w:b/>
                <w:bCs/>
              </w:rPr>
            </w:pPr>
            <w:proofErr w:type="spellStart"/>
            <w:proofErr w:type="gramStart"/>
            <w:r w:rsidRPr="005D24F7">
              <w:rPr>
                <w:b/>
                <w:bCs/>
              </w:rPr>
              <w:t>window.location</w:t>
            </w:r>
            <w:proofErr w:type="spellEnd"/>
            <w:proofErr w:type="gramEnd"/>
            <w:r w:rsidRPr="005D24F7">
              <w:rPr>
                <w:b/>
                <w:bCs/>
              </w:rPr>
              <w:t xml:space="preserve"> =</w:t>
            </w:r>
          </w:p>
        </w:tc>
        <w:tc>
          <w:tcPr>
            <w:tcW w:w="0" w:type="auto"/>
            <w:vAlign w:val="center"/>
            <w:hideMark/>
          </w:tcPr>
          <w:p w14:paraId="0544D103" w14:textId="77777777" w:rsidR="005D24F7" w:rsidRPr="005D24F7" w:rsidRDefault="005D24F7" w:rsidP="005D24F7">
            <w:pPr>
              <w:jc w:val="left"/>
              <w:rPr>
                <w:b/>
                <w:bCs/>
              </w:rPr>
            </w:pPr>
            <w:proofErr w:type="spellStart"/>
            <w:r w:rsidRPr="005D24F7">
              <w:rPr>
                <w:b/>
                <w:bCs/>
              </w:rPr>
              <w:t>리디렉션</w:t>
            </w:r>
            <w:proofErr w:type="spellEnd"/>
            <w:r w:rsidRPr="005D24F7">
              <w:rPr>
                <w:b/>
                <w:bCs/>
              </w:rPr>
              <w:t xml:space="preserve"> 처리</w:t>
            </w:r>
          </w:p>
        </w:tc>
      </w:tr>
      <w:tr w:rsidR="005D24F7" w:rsidRPr="005D24F7" w14:paraId="010DBF69" w14:textId="77777777" w:rsidTr="005D24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57894" w14:textId="77777777" w:rsidR="005D24F7" w:rsidRPr="005D24F7" w:rsidRDefault="005D24F7" w:rsidP="005D24F7">
            <w:pPr>
              <w:jc w:val="left"/>
              <w:rPr>
                <w:b/>
                <w:bCs/>
              </w:rPr>
            </w:pPr>
            <w:proofErr w:type="gramStart"/>
            <w:r w:rsidRPr="005D24F7">
              <w:rPr>
                <w:b/>
                <w:bCs/>
              </w:rPr>
              <w:t>eval( /</w:t>
            </w:r>
            <w:proofErr w:type="gramEnd"/>
            <w:r w:rsidRPr="005D24F7">
              <w:rPr>
                <w:b/>
                <w:bCs/>
              </w:rPr>
              <w:t xml:space="preserve"> </w:t>
            </w:r>
            <w:proofErr w:type="spellStart"/>
            <w:r w:rsidRPr="005D24F7">
              <w:rPr>
                <w:b/>
                <w:bCs/>
              </w:rPr>
              <w:t>setTimeout</w:t>
            </w:r>
            <w:proofErr w:type="spellEnd"/>
            <w:r w:rsidRPr="005D24F7">
              <w:rPr>
                <w:b/>
                <w:bCs/>
              </w:rPr>
              <w:t>("..."</w:t>
            </w:r>
          </w:p>
        </w:tc>
        <w:tc>
          <w:tcPr>
            <w:tcW w:w="0" w:type="auto"/>
            <w:vAlign w:val="center"/>
            <w:hideMark/>
          </w:tcPr>
          <w:p w14:paraId="2F5F9617" w14:textId="77777777" w:rsidR="005D24F7" w:rsidRPr="005D24F7" w:rsidRDefault="005D24F7" w:rsidP="005D24F7">
            <w:pPr>
              <w:jc w:val="left"/>
              <w:rPr>
                <w:b/>
                <w:bCs/>
              </w:rPr>
            </w:pPr>
            <w:r w:rsidRPr="005D24F7">
              <w:rPr>
                <w:b/>
                <w:bCs/>
              </w:rPr>
              <w:t>XSS 삽입 코드가 실행될 수 있는 위치</w:t>
            </w:r>
          </w:p>
        </w:tc>
      </w:tr>
      <w:tr w:rsidR="005D24F7" w:rsidRPr="005D24F7" w14:paraId="45B22CE1" w14:textId="77777777" w:rsidTr="005D24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4C476" w14:textId="77777777" w:rsidR="005D24F7" w:rsidRPr="005D24F7" w:rsidRDefault="005D24F7" w:rsidP="005D24F7">
            <w:pPr>
              <w:jc w:val="left"/>
              <w:rPr>
                <w:b/>
                <w:bCs/>
              </w:rPr>
            </w:pPr>
            <w:proofErr w:type="spellStart"/>
            <w:proofErr w:type="gramStart"/>
            <w:r w:rsidRPr="005D24F7">
              <w:rPr>
                <w:b/>
                <w:bCs/>
              </w:rPr>
              <w:t>document.location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5A1A7E1" w14:textId="77777777" w:rsidR="005D24F7" w:rsidRPr="005D24F7" w:rsidRDefault="005D24F7" w:rsidP="005D24F7">
            <w:pPr>
              <w:jc w:val="left"/>
              <w:rPr>
                <w:b/>
                <w:bCs/>
              </w:rPr>
            </w:pPr>
            <w:r w:rsidRPr="005D24F7">
              <w:rPr>
                <w:b/>
                <w:bCs/>
              </w:rPr>
              <w:t>사용자 조작 가능성이 있는 DOM 기반 처리</w:t>
            </w:r>
          </w:p>
        </w:tc>
      </w:tr>
    </w:tbl>
    <w:p w14:paraId="5E0BB93A" w14:textId="5F709688" w:rsidR="3AA5FA0E" w:rsidRDefault="3AA5FA0E" w:rsidP="3AA5FA0E">
      <w:pPr>
        <w:jc w:val="left"/>
        <w:rPr>
          <w:rFonts w:hint="eastAsia"/>
          <w:b/>
          <w:bCs/>
        </w:rPr>
      </w:pPr>
    </w:p>
    <w:p w14:paraId="13BFE405" w14:textId="4A4F0B3A" w:rsidR="3AA5FA0E" w:rsidRDefault="3AA5FA0E" w:rsidP="3AA5FA0E">
      <w:pPr>
        <w:jc w:val="left"/>
        <w:rPr>
          <w:b/>
          <w:bCs/>
        </w:rPr>
      </w:pPr>
    </w:p>
    <w:p w14:paraId="1964BFB0" w14:textId="38999CB5" w:rsidR="27C020AE" w:rsidRDefault="27C020AE" w:rsidP="40AFAFE3">
      <w:pPr>
        <w:jc w:val="left"/>
        <w:rPr>
          <w:b/>
          <w:bCs/>
        </w:rPr>
      </w:pPr>
      <w:r w:rsidRPr="719211BF">
        <w:rPr>
          <w:b/>
          <w:bCs/>
        </w:rPr>
        <w:t>3.</w:t>
      </w:r>
      <w:r w:rsidR="6154FF2E" w:rsidRPr="719211BF">
        <w:rPr>
          <w:b/>
          <w:bCs/>
        </w:rPr>
        <w:t>4.</w:t>
      </w:r>
      <w:r w:rsidRPr="719211BF">
        <w:rPr>
          <w:b/>
          <w:bCs/>
        </w:rPr>
        <w:t xml:space="preserve"> </w:t>
      </w:r>
      <w:r w:rsidRPr="719211BF">
        <w:t xml:space="preserve">Cross-Site Scripting: </w:t>
      </w:r>
      <w:r w:rsidRPr="719211BF">
        <w:rPr>
          <w:b/>
          <w:bCs/>
        </w:rPr>
        <w:t>View</w:t>
      </w:r>
    </w:p>
    <w:p w14:paraId="526D35F5" w14:textId="508A2E88" w:rsidR="6C712A92" w:rsidRDefault="78ACF3C3" w:rsidP="719211BF">
      <w:pPr>
        <w:jc w:val="left"/>
      </w:pPr>
      <w:r w:rsidRPr="3EF6CFDE">
        <w:t xml:space="preserve">스크립트 문자열이 </w:t>
      </w:r>
      <w:proofErr w:type="spellStart"/>
      <w:r w:rsidRPr="3EF6CFDE">
        <w:t>랜더링되는</w:t>
      </w:r>
      <w:proofErr w:type="spellEnd"/>
      <w:r w:rsidRPr="3EF6CFDE">
        <w:t xml:space="preserve"> View에서 스크립트 실행이 </w:t>
      </w:r>
      <w:proofErr w:type="gramStart"/>
      <w:r w:rsidRPr="3EF6CFDE">
        <w:t>가능할  경우</w:t>
      </w:r>
      <w:proofErr w:type="gramEnd"/>
      <w:r w:rsidRPr="3EF6CFDE">
        <w:t xml:space="preserve"> </w:t>
      </w:r>
      <w:r w:rsidRPr="3EF6CFDE">
        <w:rPr>
          <w:b/>
          <w:bCs/>
          <w:color w:val="FF0000"/>
        </w:rPr>
        <w:t>취약</w:t>
      </w:r>
    </w:p>
    <w:p w14:paraId="2D2F032E" w14:textId="4656FC88" w:rsidR="40AFAFE3" w:rsidRDefault="790F6DB5" w:rsidP="40AFAFE3">
      <w:pPr>
        <w:jc w:val="left"/>
        <w:rPr>
          <w:b/>
          <w:bCs/>
        </w:rPr>
      </w:pPr>
      <w:r w:rsidRPr="326F2C3F">
        <w:rPr>
          <w:b/>
          <w:bCs/>
        </w:rPr>
        <w:t>*</w:t>
      </w:r>
      <w:r w:rsidR="41BCC9AD" w:rsidRPr="326F2C3F">
        <w:rPr>
          <w:b/>
          <w:bCs/>
        </w:rPr>
        <w:t xml:space="preserve"> View에서 스크립트를 실행시키는 함수 키워드를 통해 검증할 수 있음</w:t>
      </w:r>
      <w:r w:rsidR="41A4F6F4" w:rsidRPr="326F2C3F">
        <w:rPr>
          <w:b/>
          <w:bCs/>
        </w:rPr>
        <w:t xml:space="preserve"> (참고사항 1.</w:t>
      </w:r>
      <w:proofErr w:type="gramStart"/>
      <w:r w:rsidR="41A4F6F4" w:rsidRPr="326F2C3F">
        <w:rPr>
          <w:b/>
          <w:bCs/>
        </w:rPr>
        <w:t>3.참고</w:t>
      </w:r>
      <w:proofErr w:type="gramEnd"/>
      <w:r w:rsidR="41A4F6F4" w:rsidRPr="326F2C3F">
        <w:rPr>
          <w:b/>
          <w:bCs/>
        </w:rPr>
        <w:t>)</w:t>
      </w:r>
    </w:p>
    <w:p w14:paraId="76D19D09" w14:textId="3F7643A5" w:rsidR="3EF6CFDE" w:rsidRDefault="3EF6CFDE" w:rsidP="3EF6CFDE">
      <w:pPr>
        <w:jc w:val="left"/>
        <w:rPr>
          <w:b/>
          <w:bCs/>
        </w:rPr>
      </w:pPr>
    </w:p>
    <w:tbl>
      <w:tblPr>
        <w:tblStyle w:val="a8"/>
        <w:tblW w:w="9735" w:type="dxa"/>
        <w:tblLook w:val="06A0" w:firstRow="1" w:lastRow="0" w:firstColumn="1" w:lastColumn="0" w:noHBand="1" w:noVBand="1"/>
      </w:tblPr>
      <w:tblGrid>
        <w:gridCol w:w="1677"/>
        <w:gridCol w:w="4825"/>
        <w:gridCol w:w="3233"/>
      </w:tblGrid>
      <w:tr w:rsidR="3EF6CFDE" w14:paraId="06454ABF" w14:textId="77777777" w:rsidTr="30B1F848">
        <w:tc>
          <w:tcPr>
            <w:tcW w:w="9735" w:type="dxa"/>
            <w:gridSpan w:val="3"/>
            <w:shd w:val="clear" w:color="auto" w:fill="D0CECE" w:themeFill="background2" w:themeFillShade="E6"/>
          </w:tcPr>
          <w:p w14:paraId="4F1E9104" w14:textId="261883F7" w:rsidR="3EF6CFDE" w:rsidRDefault="3EF6CFDE" w:rsidP="3EF6CFDE">
            <w:pPr>
              <w:jc w:val="center"/>
              <w:rPr>
                <w:b/>
                <w:bCs/>
              </w:rPr>
            </w:pPr>
            <w:r w:rsidRPr="3EF6CFDE">
              <w:rPr>
                <w:b/>
                <w:bCs/>
              </w:rPr>
              <w:t>Case Study: 공통</w:t>
            </w:r>
          </w:p>
        </w:tc>
      </w:tr>
      <w:tr w:rsidR="3EF6CFDE" w14:paraId="5BD167DD" w14:textId="77777777" w:rsidTr="30B1F848">
        <w:trPr>
          <w:trHeight w:val="345"/>
        </w:trPr>
        <w:tc>
          <w:tcPr>
            <w:tcW w:w="1558" w:type="dxa"/>
            <w:shd w:val="clear" w:color="auto" w:fill="D0CECE" w:themeFill="background2" w:themeFillShade="E6"/>
          </w:tcPr>
          <w:p w14:paraId="30B591D5" w14:textId="71DCF8F5" w:rsidR="3EF6CFDE" w:rsidRDefault="3EF6CFDE" w:rsidP="3EF6CFDE">
            <w:pPr>
              <w:jc w:val="center"/>
              <w:rPr>
                <w:b/>
                <w:bCs/>
              </w:rPr>
            </w:pPr>
            <w:r w:rsidRPr="3EF6CFDE">
              <w:rPr>
                <w:b/>
                <w:bCs/>
              </w:rPr>
              <w:t>특이케이스</w:t>
            </w:r>
          </w:p>
        </w:tc>
        <w:tc>
          <w:tcPr>
            <w:tcW w:w="4932" w:type="dxa"/>
            <w:shd w:val="clear" w:color="auto" w:fill="D0CECE" w:themeFill="background2" w:themeFillShade="E6"/>
          </w:tcPr>
          <w:p w14:paraId="539533AA" w14:textId="7A0B25AE" w:rsidR="3EF6CFDE" w:rsidRDefault="3EF6CFDE" w:rsidP="3EF6CFDE">
            <w:pPr>
              <w:jc w:val="center"/>
              <w:rPr>
                <w:b/>
                <w:bCs/>
              </w:rPr>
            </w:pPr>
            <w:r w:rsidRPr="3EF6CFDE">
              <w:rPr>
                <w:b/>
                <w:bCs/>
              </w:rPr>
              <w:t>내용</w:t>
            </w:r>
          </w:p>
        </w:tc>
        <w:tc>
          <w:tcPr>
            <w:tcW w:w="3245" w:type="dxa"/>
            <w:shd w:val="clear" w:color="auto" w:fill="D0CECE" w:themeFill="background2" w:themeFillShade="E6"/>
          </w:tcPr>
          <w:p w14:paraId="5E3CF222" w14:textId="54AE8B9A" w:rsidR="3EF6CFDE" w:rsidRDefault="3EF6CFDE" w:rsidP="3EF6CFDE">
            <w:pPr>
              <w:jc w:val="center"/>
              <w:rPr>
                <w:b/>
                <w:bCs/>
              </w:rPr>
            </w:pPr>
            <w:r w:rsidRPr="3EF6CFDE">
              <w:rPr>
                <w:b/>
                <w:bCs/>
              </w:rPr>
              <w:t>비고</w:t>
            </w:r>
          </w:p>
        </w:tc>
      </w:tr>
      <w:tr w:rsidR="3EF6CFDE" w14:paraId="5060438D" w14:textId="77777777" w:rsidTr="30B1F848">
        <w:tc>
          <w:tcPr>
            <w:tcW w:w="1558" w:type="dxa"/>
          </w:tcPr>
          <w:p w14:paraId="59656ECC" w14:textId="3EB0359B" w:rsidR="3EF6CFDE" w:rsidRDefault="005D24F7" w:rsidP="3EF6CFDE">
            <w:pPr>
              <w:jc w:val="center"/>
            </w:pPr>
            <w:hyperlink r:id="rId10">
              <w:r w:rsidR="3EF6CFDE" w:rsidRPr="3EF6CFDE">
                <w:rPr>
                  <w:rStyle w:val="a6"/>
                  <w:color w:val="auto"/>
                </w:rPr>
                <w:t>V컬러링</w:t>
              </w:r>
              <w:r w:rsidR="3EF6CFDE">
                <w:br/>
              </w:r>
            </w:hyperlink>
            <w:r w:rsidR="3EF6CFDE" w:rsidRPr="3EF6CFDE">
              <w:t>(</w:t>
            </w:r>
            <w:hyperlink r:id="rId11">
              <w:r w:rsidR="3EF6CFDE" w:rsidRPr="3EF6CFDE">
                <w:rPr>
                  <w:rStyle w:val="a6"/>
                  <w:color w:val="auto"/>
                </w:rPr>
                <w:t>자산정보</w:t>
              </w:r>
            </w:hyperlink>
            <w:r w:rsidR="3EF6CFDE" w:rsidRPr="3EF6CFDE">
              <w:t>)</w:t>
            </w:r>
          </w:p>
        </w:tc>
        <w:tc>
          <w:tcPr>
            <w:tcW w:w="4932" w:type="dxa"/>
          </w:tcPr>
          <w:p w14:paraId="4760E36C" w14:textId="73949A2F" w:rsidR="3EF6CFDE" w:rsidRDefault="3EF6CFDE" w:rsidP="3EF6CFDE">
            <w:pPr>
              <w:pStyle w:val="a3"/>
              <w:numPr>
                <w:ilvl w:val="0"/>
                <w:numId w:val="24"/>
              </w:numPr>
              <w:ind w:leftChars="0"/>
              <w:jc w:val="left"/>
            </w:pPr>
            <w:r w:rsidRPr="3EF6CFDE">
              <w:t xml:space="preserve">Persistent XSS 취약으로 판단되었으나, 서비스 운영상 스크립트를 필터링하는 로직을 </w:t>
            </w:r>
            <w:proofErr w:type="spellStart"/>
            <w:r w:rsidRPr="3EF6CFDE">
              <w:t>롤백하여</w:t>
            </w:r>
            <w:proofErr w:type="spellEnd"/>
            <w:r w:rsidRPr="3EF6CFDE">
              <w:t xml:space="preserve"> 예외처리를 요청함.</w:t>
            </w:r>
          </w:p>
          <w:p w14:paraId="49F17F31" w14:textId="7FA1AF3C" w:rsidR="3EF6CFDE" w:rsidRDefault="3EF6CFDE" w:rsidP="3EF6CFDE">
            <w:pPr>
              <w:jc w:val="left"/>
            </w:pPr>
          </w:p>
          <w:p w14:paraId="5BAA0F27" w14:textId="5BE0DD31" w:rsidR="3EF6CFDE" w:rsidRDefault="32D33B42" w:rsidP="3EF6CFDE">
            <w:pPr>
              <w:pStyle w:val="a3"/>
              <w:numPr>
                <w:ilvl w:val="0"/>
                <w:numId w:val="24"/>
              </w:numPr>
              <w:ind w:leftChars="0"/>
              <w:jc w:val="left"/>
            </w:pPr>
            <w:r w:rsidRPr="657E4E5F">
              <w:t>결과적으로 API에서 저장 시에 필터링 없으므로 저장 시 “취약” 판단하였으며, Web Front에서는 “양호” 처리함.</w:t>
            </w:r>
          </w:p>
        </w:tc>
        <w:tc>
          <w:tcPr>
            <w:tcW w:w="3245" w:type="dxa"/>
          </w:tcPr>
          <w:p w14:paraId="6EBB289B" w14:textId="5C72325C" w:rsidR="3EF6CFDE" w:rsidRDefault="3EF6CFDE" w:rsidP="3EF6CFDE">
            <w:pPr>
              <w:pStyle w:val="a3"/>
              <w:numPr>
                <w:ilvl w:val="0"/>
                <w:numId w:val="24"/>
              </w:numPr>
              <w:ind w:leftChars="0"/>
            </w:pPr>
            <w:r w:rsidRPr="3EF6CFDE">
              <w:t xml:space="preserve">예외 요청 사유: 웹 프레임워크 특성상 XSS </w:t>
            </w:r>
            <w:proofErr w:type="spellStart"/>
            <w:r w:rsidRPr="3EF6CFDE">
              <w:t>출력시</w:t>
            </w:r>
            <w:proofErr w:type="spellEnd"/>
            <w:r w:rsidRPr="3EF6CFDE">
              <w:t xml:space="preserve"> Entity 치환하여 XSS 실제 발생하지 않음.</w:t>
            </w:r>
          </w:p>
          <w:p w14:paraId="30B26EF1" w14:textId="40D07ED4" w:rsidR="3EF6CFDE" w:rsidRDefault="3EF6CFDE" w:rsidP="3EF6CFDE">
            <w:pPr>
              <w:pStyle w:val="a3"/>
              <w:numPr>
                <w:ilvl w:val="0"/>
                <w:numId w:val="24"/>
              </w:numPr>
              <w:ind w:leftChars="0"/>
            </w:pPr>
            <w:r w:rsidRPr="3EF6CFDE">
              <w:t>소스코드(</w:t>
            </w:r>
            <w:proofErr w:type="spellStart"/>
            <w:r w:rsidR="005D24F7">
              <w:fldChar w:fldCharType="begin"/>
            </w:r>
            <w:r w:rsidR="005D24F7">
              <w:instrText xml:space="preserve"> HYPERLINK "http://code.skplanet.com/projects/VRBT/repos/vrbt-backend/diff/foundation/vrbt-boot-rest-web-config/src/main/java/vrbt/boot/web/config/WebRestConfig.java?until=7626fa1e51d0a00a93535eed</w:instrText>
            </w:r>
            <w:r w:rsidR="005D24F7">
              <w:instrText xml:space="preserve">e348773794929bd9" \h </w:instrText>
            </w:r>
            <w:r w:rsidR="005D24F7">
              <w:fldChar w:fldCharType="separate"/>
            </w:r>
            <w:r w:rsidRPr="3EF6CFDE">
              <w:rPr>
                <w:rStyle w:val="a6"/>
                <w:color w:val="auto"/>
              </w:rPr>
              <w:t>ShortCut</w:t>
            </w:r>
            <w:proofErr w:type="spellEnd"/>
            <w:r w:rsidR="005D24F7">
              <w:rPr>
                <w:rStyle w:val="a6"/>
                <w:color w:val="auto"/>
              </w:rPr>
              <w:fldChar w:fldCharType="end"/>
            </w:r>
            <w:r w:rsidRPr="3EF6CFDE">
              <w:t>)</w:t>
            </w:r>
          </w:p>
        </w:tc>
      </w:tr>
      <w:tr w:rsidR="3EF6CFDE" w14:paraId="164B45A6" w14:textId="77777777" w:rsidTr="30B1F848">
        <w:tc>
          <w:tcPr>
            <w:tcW w:w="1558" w:type="dxa"/>
          </w:tcPr>
          <w:p w14:paraId="4BA530AC" w14:textId="5A1B6CC4" w:rsidR="3EF6CFDE" w:rsidRDefault="005D24F7" w:rsidP="3EF6CFDE">
            <w:pPr>
              <w:jc w:val="center"/>
            </w:pPr>
            <w:hyperlink r:id="rId12">
              <w:r w:rsidR="3EF6CFDE" w:rsidRPr="3EF6CFDE">
                <w:rPr>
                  <w:rStyle w:val="a6"/>
                  <w:color w:val="auto"/>
                </w:rPr>
                <w:t>Multipart/Form-Data 관련 (Lucy Filter)</w:t>
              </w:r>
            </w:hyperlink>
          </w:p>
        </w:tc>
        <w:tc>
          <w:tcPr>
            <w:tcW w:w="4932" w:type="dxa"/>
          </w:tcPr>
          <w:p w14:paraId="6BBC66B0" w14:textId="1CC14D90" w:rsidR="3EF6CFDE" w:rsidRDefault="3EF6CFDE" w:rsidP="3EF6CFDE">
            <w:pPr>
              <w:pStyle w:val="a3"/>
              <w:numPr>
                <w:ilvl w:val="0"/>
                <w:numId w:val="23"/>
              </w:numPr>
              <w:spacing w:line="259" w:lineRule="auto"/>
              <w:ind w:leftChars="0"/>
            </w:pPr>
            <w:proofErr w:type="spellStart"/>
            <w:r w:rsidRPr="3EF6CFDE">
              <w:t>서블릿</w:t>
            </w:r>
            <w:proofErr w:type="spellEnd"/>
            <w:r w:rsidRPr="3EF6CFDE">
              <w:t xml:space="preserve"> 필터(lucy)로 라이브러리를 선언한 케이스지만, Multipart/form-data 형태로 전달되는 파라미터가 존재하는 케이스.</w:t>
            </w:r>
          </w:p>
          <w:p w14:paraId="2D841204" w14:textId="6F319769" w:rsidR="3EF6CFDE" w:rsidRDefault="3EF6CFDE" w:rsidP="3EF6CFDE">
            <w:pPr>
              <w:pStyle w:val="a3"/>
              <w:numPr>
                <w:ilvl w:val="0"/>
                <w:numId w:val="23"/>
              </w:numPr>
              <w:spacing w:line="259" w:lineRule="auto"/>
              <w:ind w:leftChars="0"/>
            </w:pPr>
            <w:proofErr w:type="spellStart"/>
            <w:proofErr w:type="gramStart"/>
            <w:r w:rsidRPr="3EF6CFDE">
              <w:t>multipartFilter</w:t>
            </w:r>
            <w:proofErr w:type="spellEnd"/>
            <w:r w:rsidRPr="3EF6CFDE">
              <w:t xml:space="preserve"> </w:t>
            </w:r>
            <w:proofErr w:type="spellStart"/>
            <w:r w:rsidRPr="3EF6CFDE">
              <w:t>를</w:t>
            </w:r>
            <w:proofErr w:type="spellEnd"/>
            <w:proofErr w:type="gramEnd"/>
            <w:r w:rsidRPr="3EF6CFDE">
              <w:t xml:space="preserve"> 추가로 설정해야 필터링이 적용됨.</w:t>
            </w:r>
            <w:r>
              <w:br/>
            </w:r>
          </w:p>
        </w:tc>
        <w:tc>
          <w:tcPr>
            <w:tcW w:w="3245" w:type="dxa"/>
          </w:tcPr>
          <w:p w14:paraId="6C93CEF2" w14:textId="1680C6EB" w:rsidR="3EF6CFDE" w:rsidRDefault="3EF6CFDE" w:rsidP="3EF6CFDE">
            <w:pPr>
              <w:pStyle w:val="a3"/>
              <w:numPr>
                <w:ilvl w:val="0"/>
                <w:numId w:val="23"/>
              </w:numPr>
              <w:spacing w:line="259" w:lineRule="auto"/>
              <w:ind w:leftChars="0"/>
            </w:pPr>
            <w:r w:rsidRPr="3EF6CFDE">
              <w:t>Lucy필터 설정(xml파일)</w:t>
            </w:r>
            <w:r>
              <w:br/>
            </w:r>
            <w:r w:rsidRPr="3EF6CFDE">
              <w:t>소스코드(</w:t>
            </w:r>
            <w:proofErr w:type="spellStart"/>
            <w:r w:rsidR="005D24F7">
              <w:fldChar w:fldCharType="begin"/>
            </w:r>
            <w:r w:rsidR="005D24F7">
              <w:instrText xml:space="preserve"> HYPERLINK "http://code.skplanet.com/projects/SHA/repos/skhappyapp-admin/browse/src/main/webapp/WEB-INF/web.xml" \h </w:instrText>
            </w:r>
            <w:r w:rsidR="005D24F7">
              <w:fldChar w:fldCharType="separate"/>
            </w:r>
            <w:r w:rsidRPr="3EF6CFDE">
              <w:rPr>
                <w:rStyle w:val="a6"/>
                <w:color w:val="auto"/>
              </w:rPr>
              <w:t>ShortCut</w:t>
            </w:r>
            <w:proofErr w:type="spellEnd"/>
            <w:r w:rsidR="005D24F7">
              <w:rPr>
                <w:rStyle w:val="a6"/>
                <w:color w:val="auto"/>
              </w:rPr>
              <w:fldChar w:fldCharType="end"/>
            </w:r>
            <w:r w:rsidRPr="3EF6CFDE">
              <w:t>)</w:t>
            </w:r>
          </w:p>
          <w:p w14:paraId="481F040D" w14:textId="74ADF422" w:rsidR="3EF6CFDE" w:rsidRDefault="3EF6CFDE" w:rsidP="3EF6CFDE">
            <w:pPr>
              <w:spacing w:line="259" w:lineRule="auto"/>
            </w:pPr>
          </w:p>
          <w:p w14:paraId="7DE5C1BA" w14:textId="08D8E61E" w:rsidR="3EF6CFDE" w:rsidRDefault="3EF6CFDE" w:rsidP="3EF6CFDE">
            <w:pPr>
              <w:pStyle w:val="a3"/>
              <w:numPr>
                <w:ilvl w:val="0"/>
                <w:numId w:val="23"/>
              </w:numPr>
              <w:spacing w:line="259" w:lineRule="auto"/>
              <w:ind w:leftChars="0"/>
            </w:pPr>
            <w:r w:rsidRPr="326F2C3F">
              <w:t>*필터링 적용방법</w:t>
            </w:r>
            <w:r>
              <w:br/>
            </w:r>
            <w:r w:rsidRPr="326F2C3F">
              <w:t>https://brocess.tistory.com/18</w:t>
            </w:r>
          </w:p>
          <w:p w14:paraId="4EF11702" w14:textId="7EF8B9C0" w:rsidR="3EF6CFDE" w:rsidRDefault="3EF6CFDE" w:rsidP="3EF6CFDE">
            <w:pPr>
              <w:pStyle w:val="a3"/>
              <w:spacing w:line="259" w:lineRule="auto"/>
              <w:ind w:leftChars="0"/>
            </w:pPr>
          </w:p>
        </w:tc>
      </w:tr>
      <w:tr w:rsidR="3EF6CFDE" w14:paraId="2BD3D10D" w14:textId="77777777" w:rsidTr="30B1F848">
        <w:tc>
          <w:tcPr>
            <w:tcW w:w="1558" w:type="dxa"/>
          </w:tcPr>
          <w:p w14:paraId="67129F87" w14:textId="05B10A44" w:rsidR="3EF6CFDE" w:rsidRDefault="3EF6CFDE" w:rsidP="3EF6CFDE">
            <w:pPr>
              <w:jc w:val="center"/>
            </w:pPr>
            <w:proofErr w:type="spellStart"/>
            <w:r w:rsidRPr="326F2C3F">
              <w:t>RequestBody</w:t>
            </w:r>
            <w:proofErr w:type="spellEnd"/>
            <w:r w:rsidRPr="326F2C3F">
              <w:t xml:space="preserve"> 케이스 </w:t>
            </w:r>
          </w:p>
        </w:tc>
        <w:tc>
          <w:tcPr>
            <w:tcW w:w="4932" w:type="dxa"/>
          </w:tcPr>
          <w:p w14:paraId="2AB77602" w14:textId="7C1BF9D8" w:rsidR="3EF6CFDE" w:rsidRDefault="3EF6CFDE" w:rsidP="3EF6CFDE">
            <w:pPr>
              <w:rPr>
                <w:b/>
                <w:bCs/>
              </w:rPr>
            </w:pPr>
          </w:p>
        </w:tc>
        <w:tc>
          <w:tcPr>
            <w:tcW w:w="3245" w:type="dxa"/>
          </w:tcPr>
          <w:p w14:paraId="25EF0EA5" w14:textId="57A4809D" w:rsidR="3EF6CFDE" w:rsidRDefault="3EF6CFDE" w:rsidP="3EF6CFDE">
            <w:pPr>
              <w:rPr>
                <w:b/>
                <w:bCs/>
              </w:rPr>
            </w:pPr>
          </w:p>
        </w:tc>
      </w:tr>
    </w:tbl>
    <w:p w14:paraId="6A81BDB4" w14:textId="75A74724" w:rsidR="326F2C3F" w:rsidRDefault="326F2C3F"/>
    <w:p w14:paraId="0363B6DB" w14:textId="4AC94EFF" w:rsidR="629736EE" w:rsidRDefault="629736EE" w:rsidP="629736EE">
      <w:pPr>
        <w:jc w:val="left"/>
        <w:rPr>
          <w:b/>
          <w:bCs/>
        </w:rPr>
      </w:pPr>
    </w:p>
    <w:p w14:paraId="43EF8A7D" w14:textId="68947401" w:rsidR="629736EE" w:rsidRDefault="629736EE" w:rsidP="629736EE">
      <w:pPr>
        <w:jc w:val="left"/>
        <w:rPr>
          <w:b/>
          <w:bCs/>
        </w:rPr>
      </w:pPr>
    </w:p>
    <w:p w14:paraId="25211227" w14:textId="01653623" w:rsidR="629736EE" w:rsidRDefault="629736EE" w:rsidP="629736EE">
      <w:pPr>
        <w:jc w:val="left"/>
        <w:rPr>
          <w:b/>
          <w:bCs/>
        </w:rPr>
      </w:pPr>
    </w:p>
    <w:p w14:paraId="0DCA6BC4" w14:textId="32E075F4" w:rsidR="3AA5FA0E" w:rsidRDefault="3AA5FA0E" w:rsidP="3AA5FA0E">
      <w:pPr>
        <w:jc w:val="left"/>
        <w:rPr>
          <w:b/>
          <w:bCs/>
        </w:rPr>
      </w:pPr>
    </w:p>
    <w:p w14:paraId="3110C06A" w14:textId="7E40B363" w:rsidR="3AA5FA0E" w:rsidRDefault="3AA5FA0E" w:rsidP="3AA5FA0E">
      <w:pPr>
        <w:jc w:val="left"/>
        <w:rPr>
          <w:b/>
          <w:bCs/>
        </w:rPr>
      </w:pPr>
    </w:p>
    <w:p w14:paraId="114D2013" w14:textId="398596B3" w:rsidR="3AA5FA0E" w:rsidRDefault="3AA5FA0E" w:rsidP="3AA5FA0E">
      <w:pPr>
        <w:jc w:val="left"/>
        <w:rPr>
          <w:b/>
          <w:bCs/>
        </w:rPr>
      </w:pPr>
    </w:p>
    <w:p w14:paraId="330D15E4" w14:textId="4C0B5D02" w:rsidR="3AA5FA0E" w:rsidRDefault="3AA5FA0E" w:rsidP="3AA5FA0E">
      <w:pPr>
        <w:jc w:val="left"/>
        <w:rPr>
          <w:b/>
          <w:bCs/>
        </w:rPr>
      </w:pPr>
    </w:p>
    <w:p w14:paraId="3997DE18" w14:textId="699FF9A2" w:rsidR="3AA5FA0E" w:rsidRDefault="3AA5FA0E" w:rsidP="3AA5FA0E">
      <w:pPr>
        <w:jc w:val="left"/>
        <w:rPr>
          <w:b/>
          <w:bCs/>
        </w:rPr>
      </w:pPr>
    </w:p>
    <w:p w14:paraId="0E47A9FD" w14:textId="40A782C9" w:rsidR="3AA5FA0E" w:rsidRDefault="3AA5FA0E" w:rsidP="3AA5FA0E">
      <w:pPr>
        <w:jc w:val="left"/>
        <w:rPr>
          <w:b/>
          <w:bCs/>
        </w:rPr>
      </w:pPr>
    </w:p>
    <w:p w14:paraId="54E41143" w14:textId="0CDDE385" w:rsidR="629736EE" w:rsidRDefault="629736EE" w:rsidP="629736EE">
      <w:pPr>
        <w:jc w:val="left"/>
        <w:rPr>
          <w:b/>
          <w:bCs/>
        </w:rPr>
      </w:pPr>
    </w:p>
    <w:p w14:paraId="6FF46C18" w14:textId="37AA88B2" w:rsidR="3EF6CFDE" w:rsidRDefault="3EF6CFDE" w:rsidP="3EF6CFDE">
      <w:pPr>
        <w:jc w:val="left"/>
        <w:rPr>
          <w:b/>
          <w:bCs/>
        </w:rPr>
      </w:pPr>
    </w:p>
    <w:p w14:paraId="51418F8B" w14:textId="77777777" w:rsidR="00193E2F" w:rsidRPr="00E224BC" w:rsidRDefault="00193E2F" w:rsidP="00193E2F">
      <w:pPr>
        <w:ind w:left="400"/>
        <w:jc w:val="left"/>
      </w:pPr>
    </w:p>
    <w:p w14:paraId="3E6E91A0" w14:textId="510B439E" w:rsidR="40AFAFE3" w:rsidRDefault="40AFAFE3" w:rsidP="40AFAFE3">
      <w:pPr>
        <w:jc w:val="left"/>
      </w:pPr>
    </w:p>
    <w:p w14:paraId="2B3D4175" w14:textId="12F18779" w:rsidR="40AFAFE3" w:rsidRDefault="40AFAFE3" w:rsidP="40AFAFE3">
      <w:pPr>
        <w:jc w:val="left"/>
      </w:pPr>
    </w:p>
    <w:p w14:paraId="407CC2DB" w14:textId="607EE2AD" w:rsidR="55B5D49F" w:rsidRDefault="55B5D49F" w:rsidP="719211BF">
      <w:pPr>
        <w:jc w:val="center"/>
        <w:rPr>
          <w:b/>
          <w:bCs/>
          <w:sz w:val="32"/>
          <w:szCs w:val="32"/>
        </w:rPr>
      </w:pPr>
      <w:r w:rsidRPr="719211BF">
        <w:rPr>
          <w:b/>
          <w:bCs/>
          <w:sz w:val="32"/>
          <w:szCs w:val="32"/>
        </w:rPr>
        <w:t xml:space="preserve">XSS (크로스 사이트 </w:t>
      </w:r>
      <w:proofErr w:type="spellStart"/>
      <w:r w:rsidRPr="719211BF">
        <w:rPr>
          <w:b/>
          <w:bCs/>
          <w:sz w:val="32"/>
          <w:szCs w:val="32"/>
        </w:rPr>
        <w:t>스크립팅</w:t>
      </w:r>
      <w:proofErr w:type="spellEnd"/>
      <w:r w:rsidRPr="719211BF">
        <w:rPr>
          <w:b/>
          <w:bCs/>
          <w:sz w:val="32"/>
          <w:szCs w:val="32"/>
        </w:rPr>
        <w:t>) 참고</w:t>
      </w:r>
      <w:r w:rsidR="5DC5E780" w:rsidRPr="719211BF">
        <w:rPr>
          <w:b/>
          <w:bCs/>
          <w:sz w:val="32"/>
          <w:szCs w:val="32"/>
        </w:rPr>
        <w:t>사항</w:t>
      </w:r>
    </w:p>
    <w:p w14:paraId="16650B18" w14:textId="7B9B977F" w:rsidR="40AFAFE3" w:rsidRDefault="40AFAFE3" w:rsidP="40AFAFE3">
      <w:pPr>
        <w:ind w:left="400"/>
        <w:jc w:val="left"/>
      </w:pPr>
    </w:p>
    <w:p w14:paraId="14D1EE2A" w14:textId="60918C06" w:rsidR="00193E2F" w:rsidRPr="00193E2F" w:rsidRDefault="00193E2F" w:rsidP="00E224B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54AA7794" w14:textId="61792E43" w:rsidR="00193E2F" w:rsidRPr="00193E2F" w:rsidRDefault="612005FF" w:rsidP="73F04BEB">
      <w:pPr>
        <w:widowControl/>
        <w:wordWrap/>
        <w:autoSpaceDE/>
        <w:autoSpaceDN/>
        <w:spacing w:before="100" w:beforeAutospacing="1" w:after="100" w:afterAutospacing="1" w:line="360" w:lineRule="auto"/>
        <w:jc w:val="left"/>
        <w:rPr>
          <w:b/>
          <w:bCs/>
          <w:kern w:val="0"/>
          <w:szCs w:val="20"/>
        </w:rPr>
      </w:pPr>
      <w:r w:rsidRPr="73F04BEB">
        <w:rPr>
          <w:b/>
          <w:bCs/>
          <w:kern w:val="0"/>
          <w:szCs w:val="20"/>
        </w:rPr>
        <w:t xml:space="preserve">1. </w:t>
      </w:r>
      <w:r w:rsidR="00835F1E" w:rsidRPr="73F04BEB">
        <w:rPr>
          <w:b/>
          <w:bCs/>
          <w:kern w:val="0"/>
          <w:szCs w:val="20"/>
        </w:rPr>
        <w:t>보안대책</w:t>
      </w:r>
    </w:p>
    <w:p w14:paraId="2ABA5D0E" w14:textId="040EBFA9" w:rsidR="00193E2F" w:rsidRPr="00193E2F" w:rsidRDefault="33389A4F" w:rsidP="73F04BEB">
      <w:pPr>
        <w:widowControl/>
        <w:wordWrap/>
        <w:autoSpaceDE/>
        <w:autoSpaceDN/>
        <w:spacing w:before="100" w:beforeAutospacing="1" w:after="100" w:afterAutospacing="1" w:line="360" w:lineRule="auto"/>
        <w:jc w:val="left"/>
        <w:rPr>
          <w:b/>
          <w:bCs/>
          <w:kern w:val="0"/>
          <w:szCs w:val="20"/>
        </w:rPr>
      </w:pPr>
      <w:r w:rsidRPr="73F04BEB">
        <w:rPr>
          <w:b/>
          <w:bCs/>
          <w:kern w:val="0"/>
          <w:szCs w:val="20"/>
        </w:rPr>
        <w:t xml:space="preserve">1.1. </w:t>
      </w:r>
      <w:r w:rsidR="00835F1E" w:rsidRPr="73F04BEB">
        <w:rPr>
          <w:kern w:val="0"/>
          <w:szCs w:val="20"/>
        </w:rPr>
        <w:t xml:space="preserve">Header, Cookie, Form Field, Hidden Field 등과 같은 </w:t>
      </w:r>
      <w:r w:rsidR="00835F1E" w:rsidRPr="73F04BEB">
        <w:rPr>
          <w:b/>
          <w:bCs/>
          <w:kern w:val="0"/>
          <w:szCs w:val="20"/>
        </w:rPr>
        <w:t>모든 파라미터</w:t>
      </w:r>
      <w:r w:rsidR="00835F1E" w:rsidRPr="73F04BEB">
        <w:rPr>
          <w:kern w:val="0"/>
          <w:szCs w:val="20"/>
        </w:rPr>
        <w:t>들</w:t>
      </w:r>
      <w:r w:rsidR="5F6529E7" w:rsidRPr="73F04BEB">
        <w:rPr>
          <w:kern w:val="0"/>
          <w:szCs w:val="20"/>
        </w:rPr>
        <w:t>은</w:t>
      </w:r>
      <w:r w:rsidR="00835F1E" w:rsidRPr="73F04BEB">
        <w:rPr>
          <w:kern w:val="0"/>
          <w:szCs w:val="20"/>
        </w:rPr>
        <w:t xml:space="preserve"> 엄격한 규칙에 의해서 </w:t>
      </w:r>
      <w:proofErr w:type="spellStart"/>
      <w:r w:rsidR="00835F1E" w:rsidRPr="73F04BEB">
        <w:rPr>
          <w:b/>
          <w:bCs/>
          <w:kern w:val="0"/>
          <w:szCs w:val="20"/>
        </w:rPr>
        <w:t>검증</w:t>
      </w:r>
      <w:r w:rsidR="100E1B36" w:rsidRPr="73F04BEB">
        <w:rPr>
          <w:b/>
          <w:bCs/>
          <w:kern w:val="0"/>
          <w:szCs w:val="20"/>
        </w:rPr>
        <w:t>로직</w:t>
      </w:r>
      <w:r w:rsidR="100E1B36" w:rsidRPr="73F04BEB">
        <w:rPr>
          <w:kern w:val="0"/>
          <w:szCs w:val="20"/>
        </w:rPr>
        <w:t>을</w:t>
      </w:r>
      <w:proofErr w:type="spellEnd"/>
      <w:r w:rsidR="100E1B36" w:rsidRPr="73F04BEB">
        <w:rPr>
          <w:kern w:val="0"/>
          <w:szCs w:val="20"/>
        </w:rPr>
        <w:t xml:space="preserve"> 구현해야 함</w:t>
      </w:r>
    </w:p>
    <w:p w14:paraId="5EFF61D4" w14:textId="485F3056" w:rsidR="1A1B575C" w:rsidRDefault="1A1B575C" w:rsidP="73F04BEB">
      <w:pPr>
        <w:spacing w:beforeAutospacing="1" w:afterAutospacing="1" w:line="360" w:lineRule="auto"/>
        <w:jc w:val="left"/>
        <w:rPr>
          <w:szCs w:val="20"/>
        </w:rPr>
      </w:pPr>
      <w:r w:rsidRPr="73F04BEB">
        <w:rPr>
          <w:b/>
          <w:bCs/>
          <w:szCs w:val="20"/>
        </w:rPr>
        <w:t xml:space="preserve">      * </w:t>
      </w:r>
      <w:r w:rsidRPr="73F04BEB">
        <w:rPr>
          <w:szCs w:val="20"/>
        </w:rPr>
        <w:t>특수문자 HTML escape 표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2207"/>
        <w:gridCol w:w="2214"/>
        <w:gridCol w:w="2207"/>
        <w:gridCol w:w="2214"/>
      </w:tblGrid>
      <w:tr w:rsidR="40AFAFE3" w14:paraId="0A9F08F7" w14:textId="77777777" w:rsidTr="73F04BEB">
        <w:trPr>
          <w:jc w:val="center"/>
        </w:trPr>
        <w:tc>
          <w:tcPr>
            <w:tcW w:w="2207" w:type="dxa"/>
          </w:tcPr>
          <w:p w14:paraId="6ED00407" w14:textId="5E1A4D50" w:rsidR="40AFAFE3" w:rsidRDefault="5982C5A5" w:rsidP="412CEC89">
            <w:pPr>
              <w:jc w:val="center"/>
              <w:rPr>
                <w:b/>
                <w:bCs/>
              </w:rPr>
            </w:pPr>
            <w:r w:rsidRPr="412CEC89">
              <w:rPr>
                <w:b/>
                <w:bCs/>
              </w:rPr>
              <w:t>HTML 특수문자</w:t>
            </w:r>
          </w:p>
        </w:tc>
        <w:tc>
          <w:tcPr>
            <w:tcW w:w="2214" w:type="dxa"/>
          </w:tcPr>
          <w:p w14:paraId="17ACED1E" w14:textId="65BF4F4F" w:rsidR="40AFAFE3" w:rsidRDefault="5982C5A5" w:rsidP="412CEC89">
            <w:pPr>
              <w:jc w:val="center"/>
              <w:rPr>
                <w:b/>
                <w:bCs/>
              </w:rPr>
            </w:pPr>
            <w:r w:rsidRPr="412CEC89">
              <w:rPr>
                <w:b/>
                <w:bCs/>
              </w:rPr>
              <w:t>HTML Entity</w:t>
            </w:r>
          </w:p>
        </w:tc>
        <w:tc>
          <w:tcPr>
            <w:tcW w:w="2207" w:type="dxa"/>
          </w:tcPr>
          <w:p w14:paraId="53440E22" w14:textId="374B1370" w:rsidR="40AFAFE3" w:rsidRDefault="5982C5A5" w:rsidP="412CEC89">
            <w:pPr>
              <w:jc w:val="center"/>
              <w:rPr>
                <w:b/>
                <w:bCs/>
              </w:rPr>
            </w:pPr>
            <w:r w:rsidRPr="412CEC89">
              <w:rPr>
                <w:b/>
                <w:bCs/>
              </w:rPr>
              <w:t>HTML 특수문자</w:t>
            </w:r>
          </w:p>
        </w:tc>
        <w:tc>
          <w:tcPr>
            <w:tcW w:w="2214" w:type="dxa"/>
          </w:tcPr>
          <w:p w14:paraId="4205657C" w14:textId="5B7A394A" w:rsidR="40AFAFE3" w:rsidRDefault="5982C5A5" w:rsidP="412CEC89">
            <w:pPr>
              <w:jc w:val="center"/>
              <w:rPr>
                <w:b/>
                <w:bCs/>
              </w:rPr>
            </w:pPr>
            <w:r w:rsidRPr="412CEC89">
              <w:rPr>
                <w:b/>
                <w:bCs/>
              </w:rPr>
              <w:t>HTML Entity</w:t>
            </w:r>
          </w:p>
        </w:tc>
      </w:tr>
      <w:tr w:rsidR="40AFAFE3" w14:paraId="5403A6F4" w14:textId="77777777" w:rsidTr="73F04BEB">
        <w:trPr>
          <w:jc w:val="center"/>
        </w:trPr>
        <w:tc>
          <w:tcPr>
            <w:tcW w:w="2207" w:type="dxa"/>
          </w:tcPr>
          <w:p w14:paraId="566BA9A2" w14:textId="7AF4A053" w:rsidR="40AFAFE3" w:rsidRDefault="14FAFC3F" w:rsidP="73F04BEB">
            <w:pPr>
              <w:jc w:val="center"/>
            </w:pPr>
            <w:r w:rsidRPr="73F04BEB">
              <w:t>&lt;</w:t>
            </w:r>
          </w:p>
        </w:tc>
        <w:tc>
          <w:tcPr>
            <w:tcW w:w="2214" w:type="dxa"/>
          </w:tcPr>
          <w:p w14:paraId="3FB108BB" w14:textId="07C64130" w:rsidR="40AFAFE3" w:rsidRDefault="14FAFC3F" w:rsidP="73F04BEB">
            <w:pPr>
              <w:jc w:val="center"/>
            </w:pPr>
            <w:r w:rsidRPr="73F04BEB">
              <w:t>&amp;</w:t>
            </w:r>
            <w:proofErr w:type="spellStart"/>
            <w:proofErr w:type="gramStart"/>
            <w:r w:rsidRPr="73F04BEB">
              <w:t>lt</w:t>
            </w:r>
            <w:proofErr w:type="spellEnd"/>
            <w:proofErr w:type="gramEnd"/>
            <w:r w:rsidRPr="73F04BEB">
              <w:t>;</w:t>
            </w:r>
          </w:p>
        </w:tc>
        <w:tc>
          <w:tcPr>
            <w:tcW w:w="2207" w:type="dxa"/>
          </w:tcPr>
          <w:p w14:paraId="65F0545B" w14:textId="3CD0AC32" w:rsidR="40AFAFE3" w:rsidRDefault="14FAFC3F" w:rsidP="73F04BEB">
            <w:pPr>
              <w:jc w:val="center"/>
            </w:pPr>
            <w:r w:rsidRPr="73F04BEB">
              <w:t>&gt;</w:t>
            </w:r>
          </w:p>
        </w:tc>
        <w:tc>
          <w:tcPr>
            <w:tcW w:w="2214" w:type="dxa"/>
          </w:tcPr>
          <w:p w14:paraId="0F0D13C2" w14:textId="5BBF9611" w:rsidR="40AFAFE3" w:rsidRDefault="14FAFC3F" w:rsidP="73F04BEB">
            <w:pPr>
              <w:jc w:val="center"/>
            </w:pPr>
            <w:r w:rsidRPr="73F04BEB">
              <w:t>&amp;</w:t>
            </w:r>
            <w:proofErr w:type="spellStart"/>
            <w:proofErr w:type="gramStart"/>
            <w:r w:rsidRPr="73F04BEB">
              <w:t>gt</w:t>
            </w:r>
            <w:proofErr w:type="spellEnd"/>
            <w:proofErr w:type="gramEnd"/>
            <w:r w:rsidRPr="73F04BEB">
              <w:t>;</w:t>
            </w:r>
          </w:p>
        </w:tc>
      </w:tr>
      <w:tr w:rsidR="40AFAFE3" w14:paraId="447C58EF" w14:textId="77777777" w:rsidTr="73F04BEB">
        <w:trPr>
          <w:jc w:val="center"/>
        </w:trPr>
        <w:tc>
          <w:tcPr>
            <w:tcW w:w="2207" w:type="dxa"/>
          </w:tcPr>
          <w:p w14:paraId="76F1F2BD" w14:textId="22210C6B" w:rsidR="40AFAFE3" w:rsidRDefault="14FAFC3F" w:rsidP="73F04BEB">
            <w:pPr>
              <w:jc w:val="center"/>
            </w:pPr>
            <w:r w:rsidRPr="73F04BEB">
              <w:t>‘</w:t>
            </w:r>
          </w:p>
        </w:tc>
        <w:tc>
          <w:tcPr>
            <w:tcW w:w="2214" w:type="dxa"/>
          </w:tcPr>
          <w:p w14:paraId="38D7FC7E" w14:textId="68E62AED" w:rsidR="40AFAFE3" w:rsidRDefault="14FAFC3F" w:rsidP="73F04BEB">
            <w:pPr>
              <w:jc w:val="center"/>
            </w:pPr>
            <w:r w:rsidRPr="73F04BEB">
              <w:t>&amp;#x27;</w:t>
            </w:r>
          </w:p>
        </w:tc>
        <w:tc>
          <w:tcPr>
            <w:tcW w:w="2207" w:type="dxa"/>
          </w:tcPr>
          <w:p w14:paraId="49C95C11" w14:textId="633ACA42" w:rsidR="40AFAFE3" w:rsidRDefault="14FAFC3F" w:rsidP="73F04BEB">
            <w:pPr>
              <w:jc w:val="center"/>
            </w:pPr>
            <w:r w:rsidRPr="73F04BEB">
              <w:t>“</w:t>
            </w:r>
          </w:p>
        </w:tc>
        <w:tc>
          <w:tcPr>
            <w:tcW w:w="2214" w:type="dxa"/>
          </w:tcPr>
          <w:p w14:paraId="02B793CF" w14:textId="5FECFCE4" w:rsidR="40AFAFE3" w:rsidRDefault="14FAFC3F" w:rsidP="73F04BEB">
            <w:pPr>
              <w:jc w:val="center"/>
            </w:pPr>
            <w:r w:rsidRPr="73F04BEB">
              <w:t>&amp;</w:t>
            </w:r>
            <w:proofErr w:type="spellStart"/>
            <w:proofErr w:type="gramStart"/>
            <w:r w:rsidRPr="73F04BEB">
              <w:t>quot</w:t>
            </w:r>
            <w:proofErr w:type="spellEnd"/>
            <w:proofErr w:type="gramEnd"/>
            <w:r w:rsidRPr="73F04BEB">
              <w:t>;</w:t>
            </w:r>
          </w:p>
        </w:tc>
      </w:tr>
      <w:tr w:rsidR="40AFAFE3" w14:paraId="50CCB8CD" w14:textId="77777777" w:rsidTr="73F04BEB">
        <w:trPr>
          <w:jc w:val="center"/>
        </w:trPr>
        <w:tc>
          <w:tcPr>
            <w:tcW w:w="2207" w:type="dxa"/>
          </w:tcPr>
          <w:p w14:paraId="349D7D49" w14:textId="6109BFEE" w:rsidR="40AFAFE3" w:rsidRDefault="14FAFC3F" w:rsidP="73F04BEB">
            <w:pPr>
              <w:jc w:val="center"/>
            </w:pPr>
            <w:r w:rsidRPr="73F04BEB">
              <w:t>(</w:t>
            </w:r>
          </w:p>
        </w:tc>
        <w:tc>
          <w:tcPr>
            <w:tcW w:w="2214" w:type="dxa"/>
          </w:tcPr>
          <w:p w14:paraId="6EF8AA89" w14:textId="4E14F4A3" w:rsidR="40AFAFE3" w:rsidRDefault="14FAFC3F" w:rsidP="73F04BEB">
            <w:pPr>
              <w:jc w:val="center"/>
            </w:pPr>
            <w:r w:rsidRPr="73F04BEB">
              <w:t>&amp;#40;</w:t>
            </w:r>
          </w:p>
        </w:tc>
        <w:tc>
          <w:tcPr>
            <w:tcW w:w="2207" w:type="dxa"/>
          </w:tcPr>
          <w:p w14:paraId="7DC71ECA" w14:textId="616E2608" w:rsidR="40AFAFE3" w:rsidRDefault="14FAFC3F" w:rsidP="73F04BEB">
            <w:pPr>
              <w:jc w:val="center"/>
            </w:pPr>
            <w:r w:rsidRPr="73F04BEB">
              <w:t>)</w:t>
            </w:r>
          </w:p>
        </w:tc>
        <w:tc>
          <w:tcPr>
            <w:tcW w:w="2214" w:type="dxa"/>
          </w:tcPr>
          <w:p w14:paraId="0E332E87" w14:textId="63ECA015" w:rsidR="40AFAFE3" w:rsidRDefault="14FAFC3F" w:rsidP="73F04BEB">
            <w:pPr>
              <w:jc w:val="center"/>
            </w:pPr>
            <w:r w:rsidRPr="73F04BEB">
              <w:t>&amp;#41;</w:t>
            </w:r>
          </w:p>
        </w:tc>
      </w:tr>
      <w:tr w:rsidR="40AFAFE3" w14:paraId="711AD27E" w14:textId="77777777" w:rsidTr="73F04BEB">
        <w:trPr>
          <w:jc w:val="center"/>
        </w:trPr>
        <w:tc>
          <w:tcPr>
            <w:tcW w:w="2207" w:type="dxa"/>
          </w:tcPr>
          <w:p w14:paraId="4F756344" w14:textId="14F9EFA1" w:rsidR="40AFAFE3" w:rsidRDefault="14FAFC3F" w:rsidP="73F04BEB">
            <w:pPr>
              <w:jc w:val="center"/>
            </w:pPr>
            <w:r w:rsidRPr="73F04BEB">
              <w:t>/</w:t>
            </w:r>
          </w:p>
        </w:tc>
        <w:tc>
          <w:tcPr>
            <w:tcW w:w="2214" w:type="dxa"/>
          </w:tcPr>
          <w:p w14:paraId="0B5B6E36" w14:textId="536AA1DE" w:rsidR="40AFAFE3" w:rsidRDefault="14FAFC3F" w:rsidP="73F04BEB">
            <w:pPr>
              <w:jc w:val="center"/>
            </w:pPr>
            <w:r w:rsidRPr="73F04BEB">
              <w:t>&amp;#x2F;</w:t>
            </w:r>
          </w:p>
        </w:tc>
        <w:tc>
          <w:tcPr>
            <w:tcW w:w="2207" w:type="dxa"/>
          </w:tcPr>
          <w:p w14:paraId="203694D6" w14:textId="21AE9431" w:rsidR="40AFAFE3" w:rsidRDefault="14FAFC3F" w:rsidP="73F04BEB">
            <w:pPr>
              <w:jc w:val="center"/>
            </w:pPr>
            <w:r w:rsidRPr="73F04BEB">
              <w:t>#</w:t>
            </w:r>
          </w:p>
        </w:tc>
        <w:tc>
          <w:tcPr>
            <w:tcW w:w="2214" w:type="dxa"/>
          </w:tcPr>
          <w:p w14:paraId="60B57FFB" w14:textId="4177DBB7" w:rsidR="40AFAFE3" w:rsidRDefault="14FAFC3F" w:rsidP="73F04BEB">
            <w:pPr>
              <w:jc w:val="center"/>
            </w:pPr>
            <w:r w:rsidRPr="73F04BEB">
              <w:t>&amp;#35;</w:t>
            </w:r>
          </w:p>
        </w:tc>
      </w:tr>
    </w:tbl>
    <w:p w14:paraId="707C542B" w14:textId="15C7E2D3" w:rsidR="40AFAFE3" w:rsidRDefault="40AFAFE3" w:rsidP="73F04BEB">
      <w:pPr>
        <w:spacing w:line="360" w:lineRule="auto"/>
        <w:rPr>
          <w:rFonts w:asciiTheme="minorEastAsia" w:hAnsiTheme="minorEastAsia" w:cstheme="minorEastAsia"/>
          <w:szCs w:val="20"/>
        </w:rPr>
      </w:pPr>
    </w:p>
    <w:p w14:paraId="7558D71F" w14:textId="2269B7E1" w:rsidR="73F04BEB" w:rsidRDefault="73F04BEB" w:rsidP="4B8658B0">
      <w:pPr>
        <w:pStyle w:val="a3"/>
        <w:numPr>
          <w:ilvl w:val="0"/>
          <w:numId w:val="17"/>
        </w:numPr>
        <w:spacing w:line="240" w:lineRule="auto"/>
        <w:ind w:leftChars="0"/>
        <w:rPr>
          <w:rFonts w:asciiTheme="minorEastAsia" w:hAnsiTheme="minorEastAsia" w:cstheme="minorEastAsia"/>
          <w:szCs w:val="20"/>
        </w:rPr>
      </w:pPr>
      <w:r w:rsidRPr="2AF5BAAE">
        <w:rPr>
          <w:rFonts w:asciiTheme="minorEastAsia" w:hAnsiTheme="minorEastAsia" w:cstheme="minorEastAsia"/>
          <w:szCs w:val="20"/>
        </w:rPr>
        <w:t xml:space="preserve">위 특수문자 </w:t>
      </w:r>
      <w:proofErr w:type="gramStart"/>
      <w:r w:rsidRPr="2AF5BAAE">
        <w:rPr>
          <w:rFonts w:asciiTheme="minorEastAsia" w:hAnsiTheme="minorEastAsia" w:cstheme="minorEastAsia"/>
          <w:szCs w:val="20"/>
        </w:rPr>
        <w:t>중( &lt;</w:t>
      </w:r>
      <w:proofErr w:type="gramEnd"/>
      <w:r w:rsidRPr="2AF5BAAE">
        <w:rPr>
          <w:rFonts w:asciiTheme="minorEastAsia" w:hAnsiTheme="minorEastAsia" w:cstheme="minorEastAsia"/>
          <w:szCs w:val="20"/>
        </w:rPr>
        <w:t xml:space="preserve"> , &gt; , ’ , ” )가 빠진 </w:t>
      </w:r>
      <w:proofErr w:type="spellStart"/>
      <w:r w:rsidRPr="2AF5BAAE">
        <w:rPr>
          <w:rFonts w:asciiTheme="minorEastAsia" w:hAnsiTheme="minorEastAsia" w:cstheme="minorEastAsia"/>
          <w:szCs w:val="20"/>
        </w:rPr>
        <w:t>문자값이</w:t>
      </w:r>
      <w:proofErr w:type="spellEnd"/>
      <w:r w:rsidRPr="2AF5BAAE">
        <w:rPr>
          <w:rFonts w:asciiTheme="minorEastAsia" w:hAnsiTheme="minorEastAsia" w:cstheme="minorEastAsia"/>
          <w:szCs w:val="20"/>
        </w:rPr>
        <w:t xml:space="preserve"> 있거나 필터가 없을 경우 </w:t>
      </w:r>
      <w:r w:rsidRPr="2AF5BAAE">
        <w:rPr>
          <w:rFonts w:asciiTheme="minorEastAsia" w:hAnsiTheme="minorEastAsia" w:cstheme="minorEastAsia"/>
          <w:b/>
          <w:bCs/>
          <w:color w:val="FF0000"/>
          <w:szCs w:val="20"/>
        </w:rPr>
        <w:t>취약</w:t>
      </w:r>
    </w:p>
    <w:p w14:paraId="05949A6D" w14:textId="78C4C57A" w:rsidR="73F04BEB" w:rsidRDefault="73F04BEB" w:rsidP="4B8658B0">
      <w:pPr>
        <w:pStyle w:val="a3"/>
        <w:numPr>
          <w:ilvl w:val="0"/>
          <w:numId w:val="17"/>
        </w:numPr>
        <w:spacing w:line="240" w:lineRule="auto"/>
        <w:ind w:leftChars="0"/>
        <w:rPr>
          <w:szCs w:val="20"/>
        </w:rPr>
      </w:pPr>
      <w:r w:rsidRPr="2AF5BAAE">
        <w:rPr>
          <w:rFonts w:asciiTheme="minorEastAsia" w:hAnsiTheme="minorEastAsia" w:cstheme="minorEastAsia"/>
          <w:szCs w:val="20"/>
        </w:rPr>
        <w:t xml:space="preserve">위 문자 </w:t>
      </w:r>
      <w:proofErr w:type="gramStart"/>
      <w:r w:rsidRPr="2AF5BAAE">
        <w:rPr>
          <w:rFonts w:asciiTheme="minorEastAsia" w:hAnsiTheme="minorEastAsia" w:cstheme="minorEastAsia"/>
          <w:szCs w:val="20"/>
        </w:rPr>
        <w:t>( &lt;</w:t>
      </w:r>
      <w:proofErr w:type="gramEnd"/>
      <w:r w:rsidRPr="2AF5BAAE">
        <w:rPr>
          <w:rFonts w:asciiTheme="minorEastAsia" w:hAnsiTheme="minorEastAsia" w:cstheme="minorEastAsia"/>
          <w:szCs w:val="20"/>
        </w:rPr>
        <w:t xml:space="preserve"> , &gt; , ’ , ” )</w:t>
      </w:r>
      <w:r w:rsidR="4B8658B0" w:rsidRPr="2AF5BAAE">
        <w:rPr>
          <w:rFonts w:asciiTheme="minorEastAsia" w:hAnsiTheme="minorEastAsia" w:cstheme="minorEastAsia"/>
          <w:szCs w:val="20"/>
        </w:rPr>
        <w:t xml:space="preserve"> 가 </w:t>
      </w:r>
      <w:proofErr w:type="spellStart"/>
      <w:r w:rsidR="4B8658B0" w:rsidRPr="2AF5BAAE">
        <w:rPr>
          <w:rFonts w:asciiTheme="minorEastAsia" w:hAnsiTheme="minorEastAsia" w:cstheme="minorEastAsia"/>
          <w:szCs w:val="20"/>
        </w:rPr>
        <w:t>필터중이며</w:t>
      </w:r>
      <w:proofErr w:type="spellEnd"/>
      <w:r w:rsidR="4B8658B0" w:rsidRPr="2AF5BAAE">
        <w:rPr>
          <w:rFonts w:asciiTheme="minorEastAsia" w:hAnsiTheme="minorEastAsia" w:cstheme="minorEastAsia"/>
          <w:szCs w:val="20"/>
        </w:rPr>
        <w:t xml:space="preserve"> (,),</w:t>
      </w:r>
      <w:r w:rsidR="088AA30D" w:rsidRPr="2AF5BAAE">
        <w:t xml:space="preserve"> /, # 한개라도 </w:t>
      </w:r>
      <w:proofErr w:type="spellStart"/>
      <w:r w:rsidR="088AA30D" w:rsidRPr="2AF5BAAE">
        <w:t>빠질경우</w:t>
      </w:r>
      <w:proofErr w:type="spellEnd"/>
      <w:r w:rsidR="088AA30D" w:rsidRPr="2AF5BAAE">
        <w:t xml:space="preserve"> </w:t>
      </w:r>
      <w:r w:rsidR="088AA30D" w:rsidRPr="2AF5BAAE">
        <w:rPr>
          <w:b/>
          <w:bCs/>
          <w:color w:val="4472C4" w:themeColor="accent1"/>
        </w:rPr>
        <w:t>정보</w:t>
      </w:r>
    </w:p>
    <w:p w14:paraId="453B80AD" w14:textId="55874FD5" w:rsidR="73F04BEB" w:rsidRDefault="73F04BEB" w:rsidP="4B8658B0">
      <w:pPr>
        <w:pStyle w:val="a3"/>
        <w:numPr>
          <w:ilvl w:val="0"/>
          <w:numId w:val="17"/>
        </w:numPr>
        <w:spacing w:line="240" w:lineRule="auto"/>
        <w:ind w:leftChars="0"/>
        <w:rPr>
          <w:szCs w:val="20"/>
        </w:rPr>
      </w:pPr>
      <w:r w:rsidRPr="4B8658B0">
        <w:rPr>
          <w:rFonts w:asciiTheme="minorEastAsia" w:hAnsiTheme="minorEastAsia" w:cstheme="minorEastAsia"/>
          <w:szCs w:val="20"/>
        </w:rPr>
        <w:lastRenderedPageBreak/>
        <w:t xml:space="preserve">8개 문자가 모두 필터 중이면 </w:t>
      </w:r>
      <w:r w:rsidRPr="4B8658B0">
        <w:rPr>
          <w:rFonts w:asciiTheme="minorEastAsia" w:hAnsiTheme="minorEastAsia" w:cstheme="minorEastAsia"/>
          <w:b/>
          <w:bCs/>
          <w:szCs w:val="20"/>
        </w:rPr>
        <w:t>양호</w:t>
      </w:r>
    </w:p>
    <w:p w14:paraId="4DD7D2DE" w14:textId="0BF808CF" w:rsidR="4B8658B0" w:rsidRDefault="4B8658B0" w:rsidP="4B8658B0">
      <w:pPr>
        <w:pStyle w:val="a3"/>
        <w:numPr>
          <w:ilvl w:val="0"/>
          <w:numId w:val="17"/>
        </w:numPr>
        <w:spacing w:line="240" w:lineRule="auto"/>
        <w:ind w:leftChars="0"/>
        <w:rPr>
          <w:szCs w:val="20"/>
        </w:rPr>
      </w:pPr>
      <w:r w:rsidRPr="2AF5BAAE">
        <w:rPr>
          <w:rFonts w:asciiTheme="minorEastAsia" w:hAnsiTheme="minorEastAsia" w:cstheme="minorEastAsia"/>
          <w:szCs w:val="20"/>
        </w:rPr>
        <w:t xml:space="preserve">그 외 다른 특수문자로 XSS 발견 시 </w:t>
      </w:r>
      <w:r w:rsidRPr="2AF5BAAE">
        <w:rPr>
          <w:rFonts w:asciiTheme="minorEastAsia" w:hAnsiTheme="minorEastAsia" w:cstheme="minorEastAsia"/>
          <w:b/>
          <w:bCs/>
          <w:color w:val="FF0000"/>
          <w:szCs w:val="20"/>
        </w:rPr>
        <w:t>취약</w:t>
      </w:r>
    </w:p>
    <w:p w14:paraId="56EA8216" w14:textId="2EFC37C5" w:rsidR="4B8658B0" w:rsidRDefault="4B8658B0" w:rsidP="4B8658B0">
      <w:pPr>
        <w:spacing w:line="240" w:lineRule="auto"/>
        <w:rPr>
          <w:rFonts w:asciiTheme="minorEastAsia" w:hAnsiTheme="minorEastAsia" w:cstheme="minorEastAsia"/>
          <w:b/>
          <w:bCs/>
          <w:szCs w:val="20"/>
        </w:rPr>
      </w:pPr>
    </w:p>
    <w:p w14:paraId="343990B1" w14:textId="7B47910C" w:rsidR="4B8658B0" w:rsidRDefault="4B8658B0" w:rsidP="4B8658B0">
      <w:pPr>
        <w:spacing w:line="240" w:lineRule="auto"/>
        <w:rPr>
          <w:rFonts w:asciiTheme="minorEastAsia" w:hAnsiTheme="minorEastAsia" w:cstheme="minorEastAsia"/>
          <w:b/>
          <w:bCs/>
          <w:szCs w:val="20"/>
        </w:rPr>
      </w:pPr>
    </w:p>
    <w:p w14:paraId="7BB54887" w14:textId="2F35E560" w:rsidR="00193E2F" w:rsidRPr="00193E2F" w:rsidRDefault="21F94C6F" w:rsidP="73F04BEB">
      <w:pPr>
        <w:widowControl/>
        <w:wordWrap/>
        <w:autoSpaceDE/>
        <w:autoSpaceDN/>
        <w:spacing w:before="100" w:beforeAutospacing="1" w:after="100" w:afterAutospacing="1" w:line="360" w:lineRule="auto"/>
        <w:jc w:val="left"/>
        <w:rPr>
          <w:rFonts w:asciiTheme="minorEastAsia" w:hAnsiTheme="minorEastAsia" w:cstheme="minorEastAsia"/>
          <w:kern w:val="0"/>
          <w:szCs w:val="20"/>
        </w:rPr>
      </w:pPr>
      <w:r w:rsidRPr="73F04BEB">
        <w:rPr>
          <w:rFonts w:asciiTheme="minorEastAsia" w:hAnsiTheme="minorEastAsia" w:cstheme="minorEastAsia"/>
          <w:b/>
          <w:bCs/>
          <w:kern w:val="0"/>
          <w:szCs w:val="20"/>
        </w:rPr>
        <w:t xml:space="preserve">1.2. </w:t>
      </w:r>
      <w:r w:rsidR="6780C202" w:rsidRPr="73F04BEB">
        <w:rPr>
          <w:rFonts w:asciiTheme="minorEastAsia" w:hAnsiTheme="minorEastAsia" w:cstheme="minorEastAsia"/>
          <w:kern w:val="0"/>
          <w:szCs w:val="20"/>
        </w:rPr>
        <w:t>서비스</w:t>
      </w:r>
      <w:r w:rsidR="6780C202" w:rsidRPr="73F04BEB">
        <w:rPr>
          <w:rFonts w:asciiTheme="minorEastAsia" w:hAnsiTheme="minorEastAsia" w:cstheme="minorEastAsia"/>
          <w:b/>
          <w:bCs/>
          <w:kern w:val="0"/>
          <w:szCs w:val="20"/>
        </w:rPr>
        <w:t xml:space="preserve"> </w:t>
      </w:r>
      <w:r w:rsidR="00835F1E" w:rsidRPr="73F04BEB">
        <w:rPr>
          <w:rFonts w:asciiTheme="minorEastAsia" w:hAnsiTheme="minorEastAsia" w:cstheme="minorEastAsia"/>
          <w:kern w:val="0"/>
          <w:szCs w:val="20"/>
        </w:rPr>
        <w:t>요청</w:t>
      </w:r>
      <w:r w:rsidR="22600ACB" w:rsidRPr="73F04BEB">
        <w:rPr>
          <w:rFonts w:asciiTheme="minorEastAsia" w:hAnsiTheme="minorEastAsia" w:cstheme="minorEastAsia"/>
          <w:kern w:val="0"/>
          <w:szCs w:val="20"/>
        </w:rPr>
        <w:t>의</w:t>
      </w:r>
      <w:r w:rsidR="00835F1E" w:rsidRPr="73F04BEB">
        <w:rPr>
          <w:rFonts w:asciiTheme="minorEastAsia" w:hAnsiTheme="minorEastAsia" w:cstheme="minorEastAsia"/>
          <w:b/>
          <w:bCs/>
          <w:kern w:val="0"/>
          <w:szCs w:val="20"/>
        </w:rPr>
        <w:t xml:space="preserve"> </w:t>
      </w:r>
      <w:r w:rsidR="4F2BA756" w:rsidRPr="73F04BEB">
        <w:rPr>
          <w:rFonts w:asciiTheme="minorEastAsia" w:hAnsiTheme="minorEastAsia" w:cstheme="minorEastAsia"/>
          <w:b/>
          <w:bCs/>
          <w:kern w:val="0"/>
          <w:szCs w:val="20"/>
        </w:rPr>
        <w:t>파라미터</w:t>
      </w:r>
      <w:r w:rsidR="00835F1E" w:rsidRPr="73F04BEB">
        <w:rPr>
          <w:rFonts w:asciiTheme="minorEastAsia" w:hAnsiTheme="minorEastAsia" w:cstheme="minorEastAsia"/>
          <w:kern w:val="0"/>
          <w:szCs w:val="20"/>
        </w:rPr>
        <w:t>에 대해 오픈소스 Library or Java Servlet Filter</w:t>
      </w:r>
      <w:r w:rsidR="78D116F8" w:rsidRPr="73F04BEB">
        <w:rPr>
          <w:rFonts w:asciiTheme="minorEastAsia" w:hAnsiTheme="minorEastAsia" w:cstheme="minorEastAsia"/>
          <w:kern w:val="0"/>
          <w:szCs w:val="20"/>
        </w:rPr>
        <w:t xml:space="preserve"> 등을</w:t>
      </w:r>
      <w:r w:rsidR="00835F1E" w:rsidRPr="73F04BEB">
        <w:rPr>
          <w:rFonts w:asciiTheme="minorEastAsia" w:hAnsiTheme="minorEastAsia" w:cstheme="minorEastAsia"/>
          <w:kern w:val="0"/>
          <w:szCs w:val="20"/>
        </w:rPr>
        <w:t xml:space="preserve"> 사용하여 필터링</w:t>
      </w:r>
      <w:r w:rsidR="3B8B6DDB" w:rsidRPr="73F04BEB">
        <w:rPr>
          <w:rFonts w:asciiTheme="minorEastAsia" w:hAnsiTheme="minorEastAsia" w:cstheme="minorEastAsia"/>
          <w:kern w:val="0"/>
          <w:szCs w:val="20"/>
        </w:rPr>
        <w:t>을 해야함</w:t>
      </w:r>
    </w:p>
    <w:p w14:paraId="357DAE76" w14:textId="761EFC3B" w:rsidR="00193E2F" w:rsidRPr="00193E2F" w:rsidRDefault="39498C03" w:rsidP="73F04BEB">
      <w:pPr>
        <w:widowControl/>
        <w:wordWrap/>
        <w:autoSpaceDE/>
        <w:autoSpaceDN/>
        <w:spacing w:before="100" w:beforeAutospacing="1" w:after="100" w:afterAutospacing="1" w:line="360" w:lineRule="auto"/>
        <w:jc w:val="left"/>
        <w:rPr>
          <w:rFonts w:asciiTheme="minorEastAsia" w:hAnsiTheme="minorEastAsia" w:cstheme="minorEastAsia"/>
          <w:kern w:val="0"/>
          <w:szCs w:val="20"/>
        </w:rPr>
      </w:pPr>
      <w:r w:rsidRPr="73F04BEB">
        <w:rPr>
          <w:rFonts w:asciiTheme="minorEastAsia" w:hAnsiTheme="minorEastAsia" w:cstheme="minorEastAsia"/>
          <w:szCs w:val="20"/>
        </w:rPr>
        <w:t>*라이브러리</w:t>
      </w:r>
    </w:p>
    <w:p w14:paraId="00FCDFD8" w14:textId="0757463E" w:rsidR="00193E2F" w:rsidRPr="00193E2F" w:rsidRDefault="39498C03" w:rsidP="73F04BEB">
      <w:pPr>
        <w:widowControl/>
        <w:wordWrap/>
        <w:autoSpaceDE/>
        <w:autoSpaceDN/>
        <w:spacing w:before="100" w:beforeAutospacing="1" w:after="100" w:afterAutospacing="1" w:line="360" w:lineRule="auto"/>
        <w:ind w:firstLine="800"/>
        <w:jc w:val="left"/>
        <w:rPr>
          <w:rFonts w:asciiTheme="minorEastAsia" w:hAnsiTheme="minorEastAsia" w:cstheme="minorEastAsia"/>
          <w:kern w:val="0"/>
          <w:szCs w:val="20"/>
        </w:rPr>
      </w:pPr>
      <w:r w:rsidRPr="73F04BEB">
        <w:rPr>
          <w:rFonts w:asciiTheme="minorEastAsia" w:hAnsiTheme="minorEastAsia" w:cstheme="minorEastAsia"/>
          <w:szCs w:val="20"/>
        </w:rPr>
        <w:t xml:space="preserve">- OWASP </w:t>
      </w:r>
      <w:proofErr w:type="spellStart"/>
      <w:r w:rsidRPr="73F04BEB">
        <w:rPr>
          <w:rFonts w:asciiTheme="minorEastAsia" w:hAnsiTheme="minorEastAsia" w:cstheme="minorEastAsia"/>
          <w:szCs w:val="20"/>
        </w:rPr>
        <w:t>Antisamy</w:t>
      </w:r>
      <w:proofErr w:type="spellEnd"/>
      <w:r w:rsidRPr="73F04BEB">
        <w:rPr>
          <w:rFonts w:asciiTheme="minorEastAsia" w:hAnsiTheme="minorEastAsia" w:cstheme="minorEastAsia"/>
          <w:szCs w:val="20"/>
        </w:rPr>
        <w:t xml:space="preserve"> (</w:t>
      </w:r>
      <w:hyperlink r:id="rId13">
        <w:r w:rsidRPr="73F04BEB">
          <w:rPr>
            <w:rFonts w:asciiTheme="minorEastAsia" w:hAnsiTheme="minorEastAsia" w:cstheme="minorEastAsia"/>
            <w:color w:val="0000FF"/>
            <w:szCs w:val="20"/>
            <w:u w:val="single"/>
          </w:rPr>
          <w:t>공식링크</w:t>
        </w:r>
      </w:hyperlink>
      <w:r w:rsidRPr="73F04BEB">
        <w:rPr>
          <w:rFonts w:asciiTheme="minorEastAsia" w:hAnsiTheme="minorEastAsia" w:cstheme="minorEastAsia"/>
          <w:szCs w:val="20"/>
        </w:rPr>
        <w:t>)</w:t>
      </w:r>
    </w:p>
    <w:p w14:paraId="04D3C454" w14:textId="3BA5076A" w:rsidR="00193E2F" w:rsidRPr="00193E2F" w:rsidRDefault="39498C03" w:rsidP="73F04BEB">
      <w:pPr>
        <w:widowControl/>
        <w:wordWrap/>
        <w:autoSpaceDE/>
        <w:autoSpaceDN/>
        <w:spacing w:before="100" w:beforeAutospacing="1" w:after="100" w:afterAutospacing="1" w:line="360" w:lineRule="auto"/>
        <w:ind w:firstLine="800"/>
        <w:jc w:val="left"/>
        <w:rPr>
          <w:rFonts w:asciiTheme="minorEastAsia" w:hAnsiTheme="minorEastAsia" w:cstheme="minorEastAsia"/>
          <w:kern w:val="0"/>
          <w:szCs w:val="20"/>
        </w:rPr>
      </w:pPr>
      <w:r w:rsidRPr="73F04BEB">
        <w:rPr>
          <w:rFonts w:asciiTheme="minorEastAsia" w:hAnsiTheme="minorEastAsia" w:cstheme="minorEastAsia"/>
          <w:b/>
          <w:bCs/>
          <w:szCs w:val="20"/>
        </w:rPr>
        <w:t xml:space="preserve">- </w:t>
      </w:r>
      <w:r w:rsidRPr="73F04BEB">
        <w:rPr>
          <w:rFonts w:asciiTheme="minorEastAsia" w:hAnsiTheme="minorEastAsia" w:cstheme="minorEastAsia"/>
          <w:szCs w:val="20"/>
        </w:rPr>
        <w:t>Lucy XSS Filter (</w:t>
      </w:r>
      <w:hyperlink r:id="rId14">
        <w:r w:rsidRPr="73F04BEB">
          <w:rPr>
            <w:rFonts w:asciiTheme="minorEastAsia" w:hAnsiTheme="minorEastAsia" w:cstheme="minorEastAsia"/>
            <w:color w:val="0000FF"/>
            <w:szCs w:val="20"/>
            <w:u w:val="single"/>
          </w:rPr>
          <w:t>공식링크</w:t>
        </w:r>
      </w:hyperlink>
      <w:r w:rsidRPr="73F04BEB">
        <w:rPr>
          <w:rFonts w:asciiTheme="minorEastAsia" w:hAnsiTheme="minorEastAsia" w:cstheme="minorEastAsia"/>
          <w:szCs w:val="20"/>
        </w:rPr>
        <w:t>)</w:t>
      </w:r>
    </w:p>
    <w:p w14:paraId="419D5942" w14:textId="2FD0C96E" w:rsidR="00193E2F" w:rsidRPr="00193E2F" w:rsidRDefault="39498C03" w:rsidP="73F04BEB">
      <w:pPr>
        <w:widowControl/>
        <w:wordWrap/>
        <w:autoSpaceDE/>
        <w:autoSpaceDN/>
        <w:spacing w:before="100" w:beforeAutospacing="1" w:after="100" w:afterAutospacing="1" w:line="360" w:lineRule="auto"/>
        <w:ind w:firstLine="800"/>
        <w:jc w:val="left"/>
        <w:rPr>
          <w:rFonts w:asciiTheme="minorEastAsia" w:hAnsiTheme="minorEastAsia" w:cstheme="minorEastAsia"/>
          <w:kern w:val="0"/>
          <w:szCs w:val="20"/>
        </w:rPr>
      </w:pPr>
      <w:r w:rsidRPr="73F04BEB">
        <w:rPr>
          <w:rFonts w:asciiTheme="minorEastAsia" w:hAnsiTheme="minorEastAsia" w:cstheme="minorEastAsia"/>
          <w:b/>
          <w:bCs/>
          <w:szCs w:val="20"/>
        </w:rPr>
        <w:t xml:space="preserve">- </w:t>
      </w:r>
      <w:r w:rsidRPr="73F04BEB">
        <w:rPr>
          <w:rFonts w:asciiTheme="minorEastAsia" w:hAnsiTheme="minorEastAsia" w:cstheme="minorEastAsia"/>
          <w:szCs w:val="20"/>
        </w:rPr>
        <w:t>ESAPI (</w:t>
      </w:r>
      <w:hyperlink r:id="rId15" w:anchor="tab=Downloads">
        <w:r w:rsidRPr="73F04BEB">
          <w:rPr>
            <w:rFonts w:asciiTheme="minorEastAsia" w:hAnsiTheme="minorEastAsia" w:cstheme="minorEastAsia"/>
            <w:color w:val="0000FF"/>
            <w:szCs w:val="20"/>
            <w:u w:val="single"/>
          </w:rPr>
          <w:t>owasp.org 링크</w:t>
        </w:r>
      </w:hyperlink>
      <w:r w:rsidRPr="73F04BEB">
        <w:rPr>
          <w:rFonts w:asciiTheme="minorEastAsia" w:hAnsiTheme="minorEastAsia" w:cstheme="minorEastAsia"/>
          <w:szCs w:val="20"/>
        </w:rPr>
        <w:t>)</w:t>
      </w:r>
    </w:p>
    <w:p w14:paraId="369D8A55" w14:textId="4B2EB169" w:rsidR="00193E2F" w:rsidRPr="00193E2F" w:rsidRDefault="00193E2F" w:rsidP="73F04BEB">
      <w:pPr>
        <w:widowControl/>
        <w:wordWrap/>
        <w:autoSpaceDE/>
        <w:autoSpaceDN/>
        <w:spacing w:before="100" w:beforeAutospacing="1" w:after="100" w:afterAutospacing="1" w:line="360" w:lineRule="auto"/>
        <w:jc w:val="left"/>
        <w:rPr>
          <w:rFonts w:asciiTheme="minorEastAsia" w:hAnsiTheme="minorEastAsia" w:cstheme="minorEastAsia"/>
          <w:kern w:val="0"/>
          <w:szCs w:val="20"/>
        </w:rPr>
      </w:pPr>
    </w:p>
    <w:p w14:paraId="2A525F6F" w14:textId="081A1DCD" w:rsidR="00193E2F" w:rsidRPr="00193E2F" w:rsidRDefault="39498C03" w:rsidP="73F04BEB">
      <w:pPr>
        <w:widowControl/>
        <w:wordWrap/>
        <w:autoSpaceDE/>
        <w:autoSpaceDN/>
        <w:spacing w:before="100" w:beforeAutospacing="1" w:after="100" w:afterAutospacing="1" w:line="360" w:lineRule="auto"/>
        <w:jc w:val="left"/>
        <w:rPr>
          <w:rFonts w:asciiTheme="minorEastAsia" w:hAnsiTheme="minorEastAsia" w:cstheme="minorEastAsia"/>
          <w:kern w:val="0"/>
          <w:szCs w:val="20"/>
        </w:rPr>
      </w:pPr>
      <w:r w:rsidRPr="73F04BEB">
        <w:rPr>
          <w:rFonts w:asciiTheme="minorEastAsia" w:hAnsiTheme="minorEastAsia" w:cstheme="minorEastAsia"/>
          <w:szCs w:val="20"/>
        </w:rPr>
        <w:t>*</w:t>
      </w:r>
      <w:proofErr w:type="spellStart"/>
      <w:r w:rsidRPr="73F04BEB">
        <w:rPr>
          <w:rFonts w:asciiTheme="minorEastAsia" w:hAnsiTheme="minorEastAsia" w:cstheme="minorEastAsia"/>
          <w:szCs w:val="20"/>
        </w:rPr>
        <w:t>서블릿</w:t>
      </w:r>
      <w:proofErr w:type="spellEnd"/>
      <w:r w:rsidR="1DEBBD95" w:rsidRPr="73F04BEB">
        <w:rPr>
          <w:rFonts w:asciiTheme="minorEastAsia" w:hAnsiTheme="minorEastAsia" w:cstheme="minorEastAsia"/>
          <w:szCs w:val="20"/>
        </w:rPr>
        <w:t xml:space="preserve"> </w:t>
      </w:r>
      <w:r w:rsidRPr="73F04BEB">
        <w:rPr>
          <w:rFonts w:asciiTheme="minorEastAsia" w:hAnsiTheme="minorEastAsia" w:cstheme="minorEastAsia"/>
          <w:szCs w:val="20"/>
        </w:rPr>
        <w:t>필터</w:t>
      </w:r>
      <w:r w:rsidR="0D2D255D" w:rsidRPr="73F04BEB">
        <w:rPr>
          <w:rFonts w:asciiTheme="minorEastAsia" w:hAnsiTheme="minorEastAsia" w:cstheme="minorEastAsia"/>
          <w:szCs w:val="20"/>
        </w:rPr>
        <w:t xml:space="preserve"> 종류 예시</w:t>
      </w:r>
    </w:p>
    <w:p w14:paraId="3BBE85F5" w14:textId="249BC7DF" w:rsidR="00193E2F" w:rsidRPr="00193E2F" w:rsidRDefault="39498C03" w:rsidP="73F04BEB">
      <w:pPr>
        <w:widowControl/>
        <w:wordWrap/>
        <w:autoSpaceDE/>
        <w:autoSpaceDN/>
        <w:spacing w:before="100" w:beforeAutospacing="1" w:after="100" w:afterAutospacing="1" w:line="360" w:lineRule="auto"/>
        <w:ind w:firstLine="800"/>
        <w:jc w:val="left"/>
        <w:rPr>
          <w:rFonts w:asciiTheme="minorEastAsia" w:hAnsiTheme="minorEastAsia" w:cstheme="minorEastAsia"/>
          <w:kern w:val="0"/>
          <w:szCs w:val="20"/>
        </w:rPr>
      </w:pPr>
      <w:r w:rsidRPr="73F04BEB">
        <w:rPr>
          <w:rFonts w:asciiTheme="minorEastAsia" w:hAnsiTheme="minorEastAsia" w:cstheme="minorEastAsia"/>
          <w:b/>
          <w:bCs/>
          <w:szCs w:val="20"/>
        </w:rPr>
        <w:t xml:space="preserve">- </w:t>
      </w:r>
      <w:r w:rsidRPr="73F04BEB">
        <w:rPr>
          <w:rFonts w:asciiTheme="minorEastAsia" w:hAnsiTheme="minorEastAsia" w:cstheme="minorEastAsia"/>
          <w:szCs w:val="20"/>
        </w:rPr>
        <w:t>Java Servlet Filter 등록 (</w:t>
      </w:r>
      <w:hyperlink r:id="rId16">
        <w:r w:rsidRPr="73F04BEB">
          <w:rPr>
            <w:rFonts w:asciiTheme="minorEastAsia" w:hAnsiTheme="minorEastAsia" w:cstheme="minorEastAsia"/>
            <w:color w:val="0000FF"/>
            <w:szCs w:val="20"/>
            <w:u w:val="single"/>
          </w:rPr>
          <w:t>예제링크</w:t>
        </w:r>
      </w:hyperlink>
      <w:r w:rsidRPr="73F04BEB">
        <w:rPr>
          <w:rFonts w:asciiTheme="minorEastAsia" w:hAnsiTheme="minorEastAsia" w:cstheme="minorEastAsia"/>
          <w:szCs w:val="20"/>
        </w:rPr>
        <w:t>)</w:t>
      </w:r>
    </w:p>
    <w:p w14:paraId="0D4BA93E" w14:textId="453FA571" w:rsidR="00193E2F" w:rsidRPr="00193E2F" w:rsidRDefault="39498C03" w:rsidP="73F04BEB">
      <w:pPr>
        <w:widowControl/>
        <w:wordWrap/>
        <w:autoSpaceDE/>
        <w:autoSpaceDN/>
        <w:spacing w:before="100" w:beforeAutospacing="1" w:after="100" w:afterAutospacing="1" w:line="360" w:lineRule="auto"/>
        <w:ind w:firstLine="800"/>
        <w:jc w:val="left"/>
        <w:rPr>
          <w:rFonts w:asciiTheme="minorEastAsia" w:hAnsiTheme="minorEastAsia" w:cstheme="minorEastAsia"/>
          <w:kern w:val="0"/>
          <w:szCs w:val="20"/>
        </w:rPr>
      </w:pPr>
      <w:r w:rsidRPr="73F04BEB">
        <w:rPr>
          <w:rFonts w:asciiTheme="minorEastAsia" w:hAnsiTheme="minorEastAsia" w:cstheme="minorEastAsia"/>
          <w:b/>
          <w:bCs/>
          <w:szCs w:val="20"/>
        </w:rPr>
        <w:t xml:space="preserve">- </w:t>
      </w:r>
      <w:r w:rsidRPr="73F04BEB">
        <w:rPr>
          <w:rFonts w:asciiTheme="minorEastAsia" w:hAnsiTheme="minorEastAsia" w:cstheme="minorEastAsia"/>
          <w:szCs w:val="20"/>
        </w:rPr>
        <w:t>Lucy XSS Servlet Filter (</w:t>
      </w:r>
      <w:hyperlink r:id="rId17">
        <w:r w:rsidRPr="73F04BEB">
          <w:rPr>
            <w:rFonts w:asciiTheme="minorEastAsia" w:hAnsiTheme="minorEastAsia" w:cstheme="minorEastAsia"/>
            <w:color w:val="0000FF"/>
            <w:szCs w:val="20"/>
            <w:u w:val="single"/>
          </w:rPr>
          <w:t>공식링크</w:t>
        </w:r>
      </w:hyperlink>
      <w:r w:rsidRPr="73F04BEB">
        <w:rPr>
          <w:rFonts w:asciiTheme="minorEastAsia" w:hAnsiTheme="minorEastAsia" w:cstheme="minorEastAsia"/>
          <w:szCs w:val="20"/>
        </w:rPr>
        <w:t>)</w:t>
      </w:r>
    </w:p>
    <w:p w14:paraId="43EED944" w14:textId="40E24C11" w:rsidR="00193E2F" w:rsidRPr="00193E2F" w:rsidRDefault="00193E2F" w:rsidP="73F04BEB">
      <w:pPr>
        <w:widowControl/>
        <w:wordWrap/>
        <w:autoSpaceDE/>
        <w:autoSpaceDN/>
        <w:spacing w:before="100" w:beforeAutospacing="1" w:after="100" w:afterAutospacing="1" w:line="360" w:lineRule="auto"/>
        <w:jc w:val="left"/>
        <w:rPr>
          <w:rFonts w:asciiTheme="minorEastAsia" w:hAnsiTheme="minorEastAsia" w:cstheme="minorEastAsia"/>
          <w:kern w:val="0"/>
          <w:szCs w:val="20"/>
        </w:rPr>
      </w:pPr>
    </w:p>
    <w:p w14:paraId="2CFC4AFB" w14:textId="5647CA84" w:rsidR="00193E2F" w:rsidRPr="00193E2F" w:rsidRDefault="5D0BAD2A" w:rsidP="73F04BEB">
      <w:pPr>
        <w:widowControl/>
        <w:wordWrap/>
        <w:autoSpaceDE/>
        <w:autoSpaceDN/>
        <w:spacing w:before="100" w:beforeAutospacing="1" w:after="100" w:afterAutospacing="1" w:line="360" w:lineRule="auto"/>
        <w:jc w:val="left"/>
        <w:rPr>
          <w:rFonts w:asciiTheme="minorEastAsia" w:hAnsiTheme="minorEastAsia" w:cstheme="minorEastAsia"/>
          <w:kern w:val="0"/>
          <w:szCs w:val="20"/>
        </w:rPr>
      </w:pPr>
      <w:r w:rsidRPr="73F04BEB">
        <w:rPr>
          <w:rFonts w:asciiTheme="minorEastAsia" w:hAnsiTheme="minorEastAsia" w:cstheme="minorEastAsia"/>
          <w:b/>
          <w:bCs/>
          <w:kern w:val="0"/>
          <w:szCs w:val="20"/>
        </w:rPr>
        <w:t xml:space="preserve">1.3. </w:t>
      </w:r>
      <w:r w:rsidR="00835F1E" w:rsidRPr="73F04BEB">
        <w:rPr>
          <w:rFonts w:asciiTheme="minorEastAsia" w:hAnsiTheme="minorEastAsia" w:cstheme="minorEastAsia"/>
          <w:kern w:val="0"/>
          <w:szCs w:val="20"/>
        </w:rPr>
        <w:t xml:space="preserve">View 단에 표현되는 </w:t>
      </w:r>
      <w:r w:rsidR="00835F1E" w:rsidRPr="73F04BEB">
        <w:rPr>
          <w:rFonts w:asciiTheme="minorEastAsia" w:hAnsiTheme="minorEastAsia" w:cstheme="minorEastAsia"/>
          <w:b/>
          <w:bCs/>
          <w:kern w:val="0"/>
          <w:szCs w:val="20"/>
        </w:rPr>
        <w:t>출력 문자열</w:t>
      </w:r>
      <w:r w:rsidR="00835F1E" w:rsidRPr="73F04BEB">
        <w:rPr>
          <w:rFonts w:asciiTheme="minorEastAsia" w:hAnsiTheme="minorEastAsia" w:cstheme="minorEastAsia"/>
          <w:kern w:val="0"/>
          <w:szCs w:val="20"/>
        </w:rPr>
        <w:t>에 대해 필터링</w:t>
      </w:r>
      <w:r w:rsidR="2540C041" w:rsidRPr="73F04BEB">
        <w:rPr>
          <w:rFonts w:asciiTheme="minorEastAsia" w:hAnsiTheme="minorEastAsia" w:cstheme="minorEastAsia"/>
          <w:kern w:val="0"/>
          <w:szCs w:val="20"/>
        </w:rPr>
        <w:t xml:space="preserve">. </w:t>
      </w:r>
      <w:r w:rsidR="2540C041" w:rsidRPr="73F04BEB">
        <w:rPr>
          <w:rFonts w:asciiTheme="minorEastAsia" w:hAnsiTheme="minorEastAsia" w:cstheme="minorEastAsia"/>
          <w:szCs w:val="20"/>
        </w:rPr>
        <w:t>Template engine을 이용하여 문자열 출력 시 escape 처리</w:t>
      </w:r>
    </w:p>
    <w:p w14:paraId="1FF5D02D" w14:textId="2AE895CE" w:rsidR="00193E2F" w:rsidRPr="00193E2F" w:rsidRDefault="33531B2E" w:rsidP="73F04BEB">
      <w:pPr>
        <w:pStyle w:val="a3"/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360" w:lineRule="auto"/>
        <w:ind w:leftChars="0"/>
        <w:jc w:val="left"/>
        <w:rPr>
          <w:rFonts w:asciiTheme="minorEastAsia" w:hAnsiTheme="minorEastAsia" w:cstheme="minorEastAsia"/>
          <w:kern w:val="0"/>
          <w:szCs w:val="20"/>
        </w:rPr>
      </w:pPr>
      <w:r w:rsidRPr="73F04BEB">
        <w:rPr>
          <w:rFonts w:asciiTheme="minorEastAsia" w:hAnsiTheme="minorEastAsia" w:cstheme="minorEastAsia"/>
          <w:szCs w:val="20"/>
        </w:rPr>
        <w:t xml:space="preserve">기본적으로 </w:t>
      </w:r>
      <w:proofErr w:type="spellStart"/>
      <w:r w:rsidRPr="73F04BEB">
        <w:rPr>
          <w:rFonts w:asciiTheme="minorEastAsia" w:hAnsiTheme="minorEastAsia" w:cstheme="minorEastAsia"/>
          <w:szCs w:val="20"/>
        </w:rPr>
        <w:t>프론트엔드</w:t>
      </w:r>
      <w:proofErr w:type="spellEnd"/>
      <w:r w:rsidRPr="73F04BEB">
        <w:rPr>
          <w:rFonts w:asciiTheme="minorEastAsia" w:hAnsiTheme="minorEastAsia" w:cstheme="minorEastAsia"/>
          <w:szCs w:val="20"/>
        </w:rPr>
        <w:t xml:space="preserve"> </w:t>
      </w:r>
      <w:proofErr w:type="gramStart"/>
      <w:r w:rsidRPr="73F04BEB">
        <w:rPr>
          <w:rFonts w:asciiTheme="minorEastAsia" w:hAnsiTheme="minorEastAsia" w:cstheme="minorEastAsia"/>
          <w:szCs w:val="20"/>
        </w:rPr>
        <w:t>프레임을  적용한</w:t>
      </w:r>
      <w:proofErr w:type="gramEnd"/>
      <w:r w:rsidRPr="73F04BEB">
        <w:rPr>
          <w:rFonts w:asciiTheme="minorEastAsia" w:hAnsiTheme="minorEastAsia" w:cstheme="minorEastAsia"/>
          <w:szCs w:val="20"/>
        </w:rPr>
        <w:t xml:space="preserve"> 경우 자동 escape이 </w:t>
      </w:r>
      <w:r w:rsidR="72185B2C" w:rsidRPr="73F04BEB">
        <w:rPr>
          <w:rFonts w:asciiTheme="minorEastAsia" w:hAnsiTheme="minorEastAsia" w:cstheme="minorEastAsia"/>
          <w:szCs w:val="20"/>
        </w:rPr>
        <w:t xml:space="preserve">되기 때문에 스크립트가  발생하지 </w:t>
      </w:r>
      <w:proofErr w:type="spellStart"/>
      <w:r w:rsidR="72185B2C" w:rsidRPr="73F04BEB">
        <w:rPr>
          <w:rFonts w:asciiTheme="minorEastAsia" w:hAnsiTheme="minorEastAsia" w:cstheme="minorEastAsia"/>
          <w:szCs w:val="20"/>
        </w:rPr>
        <w:t>않는다라고</w:t>
      </w:r>
      <w:proofErr w:type="spellEnd"/>
      <w:r w:rsidR="72185B2C" w:rsidRPr="73F04BEB">
        <w:rPr>
          <w:rFonts w:asciiTheme="minorEastAsia" w:hAnsiTheme="minorEastAsia" w:cstheme="minorEastAsia"/>
          <w:szCs w:val="20"/>
        </w:rPr>
        <w:t xml:space="preserve"> 가정하지만 다음과  같은 경우 태그  삽입이  가능함.</w:t>
      </w:r>
    </w:p>
    <w:p w14:paraId="4C63D265" w14:textId="5C620081" w:rsidR="00193E2F" w:rsidRPr="00193E2F" w:rsidRDefault="72185B2C" w:rsidP="6A80BF2B">
      <w:pPr>
        <w:pStyle w:val="a3"/>
        <w:widowControl/>
        <w:numPr>
          <w:ilvl w:val="1"/>
          <w:numId w:val="30"/>
        </w:numPr>
        <w:wordWrap/>
        <w:autoSpaceDE/>
        <w:autoSpaceDN/>
        <w:spacing w:before="100" w:beforeAutospacing="1" w:after="100" w:afterAutospacing="1" w:line="360" w:lineRule="auto"/>
        <w:ind w:leftChars="0"/>
        <w:jc w:val="left"/>
        <w:rPr>
          <w:rFonts w:asciiTheme="minorEastAsia" w:hAnsiTheme="minorEastAsia" w:cstheme="minorEastAsia"/>
          <w:kern w:val="0"/>
          <w:szCs w:val="20"/>
        </w:rPr>
      </w:pPr>
      <w:r w:rsidRPr="6A80BF2B">
        <w:rPr>
          <w:rFonts w:asciiTheme="minorEastAsia" w:hAnsiTheme="minorEastAsia" w:cstheme="minorEastAsia"/>
          <w:szCs w:val="20"/>
        </w:rPr>
        <w:lastRenderedPageBreak/>
        <w:t xml:space="preserve">React: </w:t>
      </w:r>
      <w:proofErr w:type="spellStart"/>
      <w:r w:rsidRPr="6A80BF2B">
        <w:rPr>
          <w:rFonts w:asciiTheme="minorEastAsia" w:hAnsiTheme="minorEastAsia" w:cstheme="minorEastAsia"/>
          <w:szCs w:val="20"/>
        </w:rPr>
        <w:t>SetDangerouslyHTML</w:t>
      </w:r>
      <w:proofErr w:type="spellEnd"/>
      <w:r w:rsidR="6BC0A4B8" w:rsidRPr="6A80BF2B">
        <w:rPr>
          <w:rFonts w:asciiTheme="minorEastAsia" w:hAnsiTheme="minorEastAsia" w:cstheme="minorEastAsia"/>
          <w:szCs w:val="20"/>
        </w:rPr>
        <w:t xml:space="preserve">, </w:t>
      </w:r>
      <w:proofErr w:type="spellStart"/>
      <w:r w:rsidR="6BC0A4B8" w:rsidRPr="6A80BF2B">
        <w:rPr>
          <w:rFonts w:asciiTheme="minorEastAsia" w:hAnsiTheme="minorEastAsia" w:cstheme="minorEastAsia"/>
          <w:szCs w:val="20"/>
        </w:rPr>
        <w:t>dangerouslysetinnerhtml</w:t>
      </w:r>
      <w:proofErr w:type="spellEnd"/>
    </w:p>
    <w:p w14:paraId="230D5217" w14:textId="7346C6DC" w:rsidR="00193E2F" w:rsidRPr="00193E2F" w:rsidRDefault="72185B2C" w:rsidP="73F04BEB">
      <w:pPr>
        <w:pStyle w:val="a3"/>
        <w:widowControl/>
        <w:numPr>
          <w:ilvl w:val="1"/>
          <w:numId w:val="30"/>
        </w:numPr>
        <w:wordWrap/>
        <w:autoSpaceDE/>
        <w:autoSpaceDN/>
        <w:spacing w:before="100" w:beforeAutospacing="1" w:after="100" w:afterAutospacing="1" w:line="360" w:lineRule="auto"/>
        <w:ind w:leftChars="0"/>
        <w:jc w:val="left"/>
        <w:rPr>
          <w:rFonts w:asciiTheme="minorEastAsia" w:hAnsiTheme="minorEastAsia" w:cstheme="minorEastAsia"/>
          <w:kern w:val="0"/>
          <w:szCs w:val="20"/>
        </w:rPr>
      </w:pPr>
      <w:r w:rsidRPr="73F04BEB">
        <w:rPr>
          <w:rFonts w:asciiTheme="minorEastAsia" w:hAnsiTheme="minorEastAsia" w:cstheme="minorEastAsia"/>
          <w:szCs w:val="20"/>
        </w:rPr>
        <w:t>Vue: v-html</w:t>
      </w:r>
    </w:p>
    <w:p w14:paraId="59A6D5AE" w14:textId="4F305E73" w:rsidR="00193E2F" w:rsidRPr="00193E2F" w:rsidRDefault="6F902D17" w:rsidP="046FAB51">
      <w:pPr>
        <w:pStyle w:val="a3"/>
        <w:widowControl/>
        <w:numPr>
          <w:ilvl w:val="1"/>
          <w:numId w:val="30"/>
        </w:numPr>
        <w:wordWrap/>
        <w:autoSpaceDE/>
        <w:autoSpaceDN/>
        <w:spacing w:before="100" w:beforeAutospacing="1" w:after="100" w:afterAutospacing="1" w:line="360" w:lineRule="auto"/>
        <w:ind w:leftChars="0"/>
        <w:jc w:val="left"/>
        <w:rPr>
          <w:rFonts w:asciiTheme="minorEastAsia" w:hAnsiTheme="minorEastAsia" w:cstheme="minorEastAsia"/>
          <w:kern w:val="0"/>
          <w:szCs w:val="20"/>
        </w:rPr>
      </w:pPr>
      <w:r w:rsidRPr="046FAB51">
        <w:rPr>
          <w:rFonts w:asciiTheme="minorEastAsia" w:hAnsiTheme="minorEastAsia" w:cstheme="minorEastAsia"/>
          <w:szCs w:val="20"/>
        </w:rPr>
        <w:t xml:space="preserve">Angular 2: </w:t>
      </w:r>
      <w:proofErr w:type="spellStart"/>
      <w:r w:rsidRPr="046FAB51">
        <w:rPr>
          <w:rFonts w:asciiTheme="minorEastAsia" w:hAnsiTheme="minorEastAsia" w:cstheme="minorEastAsia"/>
          <w:szCs w:val="20"/>
        </w:rPr>
        <w:t>innerHTML</w:t>
      </w:r>
      <w:proofErr w:type="spellEnd"/>
    </w:p>
    <w:p w14:paraId="4AD9929C" w14:textId="5B19D9FE" w:rsidR="046FAB51" w:rsidRDefault="046FAB51" w:rsidP="046FAB51">
      <w:pPr>
        <w:widowControl/>
        <w:spacing w:beforeAutospacing="1" w:afterAutospacing="1" w:line="360" w:lineRule="auto"/>
        <w:ind w:left="400"/>
        <w:jc w:val="left"/>
        <w:rPr>
          <w:rFonts w:ascii="맑은 고딕" w:eastAsia="맑은 고딕" w:hAnsi="맑은 고딕" w:cs="맑은 고딕"/>
          <w:szCs w:val="20"/>
        </w:rPr>
      </w:pPr>
      <w:r w:rsidRPr="046FAB51">
        <w:rPr>
          <w:rFonts w:asciiTheme="minorEastAsia" w:hAnsiTheme="minorEastAsia" w:cstheme="minorEastAsia"/>
          <w:szCs w:val="20"/>
        </w:rPr>
        <w:t xml:space="preserve">     -&gt; </w:t>
      </w:r>
      <w:hyperlink r:id="rId18">
        <w:r w:rsidRPr="046FAB51">
          <w:rPr>
            <w:rStyle w:val="a6"/>
            <w:rFonts w:ascii="맑은 고딕" w:eastAsia="맑은 고딕" w:hAnsi="맑은 고딕" w:cs="맑은 고딕"/>
            <w:szCs w:val="20"/>
          </w:rPr>
          <w:t>html() vs innerHTML jquery/javascript &amp; XSS attack - 스택 오버플로 (stackoverflow.com)</w:t>
        </w:r>
      </w:hyperlink>
    </w:p>
    <w:p w14:paraId="46BA83A1" w14:textId="63F9DCC2" w:rsidR="046FAB51" w:rsidRDefault="046FAB51" w:rsidP="6242653E">
      <w:pPr>
        <w:widowControl/>
        <w:spacing w:beforeAutospacing="1" w:afterAutospacing="1" w:line="360" w:lineRule="auto"/>
        <w:ind w:left="400" w:firstLine="800"/>
        <w:jc w:val="left"/>
        <w:rPr>
          <w:rFonts w:asciiTheme="minorEastAsia" w:hAnsiTheme="minorEastAsia" w:cstheme="minorEastAsia"/>
          <w:szCs w:val="20"/>
        </w:rPr>
      </w:pPr>
      <w:r w:rsidRPr="6242653E">
        <w:rPr>
          <w:rFonts w:asciiTheme="minorEastAsia" w:hAnsiTheme="minorEastAsia" w:cstheme="minorEastAsia"/>
          <w:szCs w:val="20"/>
        </w:rPr>
        <w:t xml:space="preserve">HTML 문자열을 인수로 받아들이는 많은 jQuery 함수(jQuery.html())는 </w:t>
      </w:r>
    </w:p>
    <w:p w14:paraId="4CD76F3E" w14:textId="7EE8BB08" w:rsidR="046FAB51" w:rsidRDefault="046FAB51" w:rsidP="6242653E">
      <w:pPr>
        <w:widowControl/>
        <w:spacing w:beforeAutospacing="1" w:afterAutospacing="1" w:line="360" w:lineRule="auto"/>
        <w:ind w:left="400" w:firstLine="800"/>
        <w:jc w:val="left"/>
        <w:rPr>
          <w:rFonts w:asciiTheme="minorEastAsia" w:hAnsiTheme="minorEastAsia" w:cstheme="minorEastAsia"/>
          <w:szCs w:val="20"/>
        </w:rPr>
      </w:pPr>
      <w:proofErr w:type="spellStart"/>
      <w:r w:rsidRPr="6242653E">
        <w:rPr>
          <w:rFonts w:asciiTheme="minorEastAsia" w:hAnsiTheme="minorEastAsia" w:cstheme="minorEastAsia"/>
          <w:szCs w:val="20"/>
        </w:rPr>
        <w:t>innerHTML</w:t>
      </w:r>
      <w:proofErr w:type="spellEnd"/>
      <w:r w:rsidRPr="6242653E">
        <w:rPr>
          <w:rFonts w:asciiTheme="minorEastAsia" w:hAnsiTheme="minorEastAsia" w:cstheme="minorEastAsia"/>
          <w:szCs w:val="20"/>
        </w:rPr>
        <w:t>보다 DOM 기반 XSS 주입에 더 취약합니다.</w:t>
      </w:r>
    </w:p>
    <w:p w14:paraId="29B20356" w14:textId="0D8F0027" w:rsidR="046FAB51" w:rsidRDefault="046FAB51" w:rsidP="6242653E">
      <w:pPr>
        <w:widowControl/>
        <w:spacing w:beforeAutospacing="1" w:afterAutospacing="1" w:line="360" w:lineRule="auto"/>
        <w:ind w:left="400" w:firstLine="800"/>
        <w:jc w:val="left"/>
        <w:rPr>
          <w:rFonts w:ascii="맑은 고딕" w:eastAsia="맑은 고딕" w:hAnsi="맑은 고딕" w:cs="맑은 고딕"/>
          <w:szCs w:val="20"/>
        </w:rPr>
      </w:pPr>
      <w:r w:rsidRPr="6242653E">
        <w:rPr>
          <w:rFonts w:asciiTheme="minorEastAsia" w:hAnsiTheme="minorEastAsia" w:cstheme="minorEastAsia"/>
          <w:szCs w:val="20"/>
        </w:rPr>
        <w:t xml:space="preserve">jQuery.html() </w:t>
      </w:r>
      <w:proofErr w:type="gramStart"/>
      <w:r w:rsidRPr="6242653E">
        <w:rPr>
          <w:rFonts w:asciiTheme="minorEastAsia" w:hAnsiTheme="minorEastAsia" w:cstheme="minorEastAsia"/>
          <w:szCs w:val="20"/>
        </w:rPr>
        <w:t>예시 :</w:t>
      </w:r>
      <w:proofErr w:type="gramEnd"/>
      <w:r w:rsidRPr="6242653E">
        <w:rPr>
          <w:rFonts w:asciiTheme="minorEastAsia" w:hAnsiTheme="minorEastAsia" w:cstheme="minorEastAsia"/>
          <w:szCs w:val="20"/>
        </w:rPr>
        <w:t xml:space="preserve"> </w:t>
      </w:r>
      <w:hyperlink r:id="rId19">
        <w:r w:rsidRPr="6242653E">
          <w:rPr>
            <w:rStyle w:val="a6"/>
            <w:rFonts w:ascii="맑은 고딕" w:eastAsia="맑은 고딕" w:hAnsi="맑은 고딕" w:cs="맑은 고딕"/>
            <w:szCs w:val="20"/>
          </w:rPr>
          <w:t>Edit fiddle - JSFiddle - Code Playground</w:t>
        </w:r>
      </w:hyperlink>
    </w:p>
    <w:p w14:paraId="62CFF3CF" w14:textId="42106837" w:rsidR="046FAB51" w:rsidRDefault="046FAB51" w:rsidP="6242653E">
      <w:pPr>
        <w:widowControl/>
        <w:spacing w:beforeAutospacing="1" w:afterAutospacing="1" w:line="360" w:lineRule="auto"/>
        <w:ind w:left="400" w:firstLine="800"/>
        <w:jc w:val="left"/>
        <w:rPr>
          <w:rFonts w:ascii="맑은 고딕" w:eastAsia="맑은 고딕" w:hAnsi="맑은 고딕" w:cs="맑은 고딕"/>
          <w:szCs w:val="20"/>
        </w:rPr>
      </w:pPr>
      <w:proofErr w:type="spellStart"/>
      <w:r w:rsidRPr="6242653E">
        <w:rPr>
          <w:rFonts w:ascii="맑은 고딕" w:eastAsia="맑은 고딕" w:hAnsi="맑은 고딕" w:cs="맑은 고딕"/>
          <w:szCs w:val="20"/>
        </w:rPr>
        <w:t>innerHTML</w:t>
      </w:r>
      <w:proofErr w:type="spellEnd"/>
      <w:r w:rsidRPr="6242653E">
        <w:rPr>
          <w:rFonts w:ascii="맑은 고딕" w:eastAsia="맑은 고딕" w:hAnsi="맑은 고딕" w:cs="맑은 고딕"/>
          <w:szCs w:val="20"/>
        </w:rPr>
        <w:t xml:space="preserve"> </w:t>
      </w:r>
      <w:proofErr w:type="gramStart"/>
      <w:r w:rsidRPr="6242653E">
        <w:rPr>
          <w:rFonts w:ascii="맑은 고딕" w:eastAsia="맑은 고딕" w:hAnsi="맑은 고딕" w:cs="맑은 고딕"/>
          <w:szCs w:val="20"/>
        </w:rPr>
        <w:t>예시 :</w:t>
      </w:r>
      <w:proofErr w:type="gramEnd"/>
      <w:r w:rsidRPr="6242653E">
        <w:rPr>
          <w:rFonts w:ascii="맑은 고딕" w:eastAsia="맑은 고딕" w:hAnsi="맑은 고딕" w:cs="맑은 고딕"/>
          <w:szCs w:val="20"/>
        </w:rPr>
        <w:t xml:space="preserve"> </w:t>
      </w:r>
      <w:hyperlink r:id="rId20">
        <w:r w:rsidRPr="6242653E">
          <w:rPr>
            <w:rStyle w:val="a6"/>
            <w:rFonts w:ascii="맑은 고딕" w:eastAsia="맑은 고딕" w:hAnsi="맑은 고딕" w:cs="맑은 고딕"/>
            <w:szCs w:val="20"/>
          </w:rPr>
          <w:t>Edit fiddle - JSFiddle - Code Playground</w:t>
        </w:r>
      </w:hyperlink>
    </w:p>
    <w:p w14:paraId="7F6E3FA3" w14:textId="5A66D05A" w:rsidR="00193E2F" w:rsidRPr="00193E2F" w:rsidRDefault="72185B2C" w:rsidP="109C90EC">
      <w:pPr>
        <w:widowControl/>
        <w:wordWrap/>
        <w:autoSpaceDE/>
        <w:autoSpaceDN/>
        <w:spacing w:before="100" w:beforeAutospacing="1" w:after="100" w:afterAutospacing="1" w:line="360" w:lineRule="auto"/>
        <w:ind w:left="400"/>
        <w:jc w:val="left"/>
        <w:rPr>
          <w:rFonts w:asciiTheme="minorEastAsia" w:hAnsiTheme="minorEastAsia" w:cstheme="minorEastAsia"/>
          <w:kern w:val="0"/>
          <w:szCs w:val="20"/>
        </w:rPr>
      </w:pPr>
      <w:r w:rsidRPr="109C90EC">
        <w:rPr>
          <w:rFonts w:asciiTheme="minorEastAsia" w:hAnsiTheme="minorEastAsia" w:cstheme="minorEastAsia"/>
          <w:szCs w:val="20"/>
        </w:rPr>
        <w:t xml:space="preserve">외에도 프로퍼티에 삽입되는 구간에 create tag생성 과정에서 누락이 될 수 있으므로 DOM 영역에서는 </w:t>
      </w:r>
      <w:proofErr w:type="spellStart"/>
      <w:r w:rsidRPr="109C90EC">
        <w:rPr>
          <w:rFonts w:asciiTheme="minorEastAsia" w:hAnsiTheme="minorEastAsia" w:cstheme="minorEastAsia"/>
          <w:szCs w:val="20"/>
        </w:rPr>
        <w:t>DOMPurify</w:t>
      </w:r>
      <w:proofErr w:type="spellEnd"/>
      <w:r w:rsidRPr="109C90EC">
        <w:rPr>
          <w:rFonts w:asciiTheme="minorEastAsia" w:hAnsiTheme="minorEastAsia" w:cstheme="minorEastAsia"/>
          <w:szCs w:val="20"/>
        </w:rPr>
        <w:t>를 적용해야 함.</w:t>
      </w:r>
    </w:p>
    <w:p w14:paraId="6AD54CFC" w14:textId="62530486" w:rsidR="00193E2F" w:rsidRPr="00193E2F" w:rsidRDefault="109C90EC" w:rsidP="109C90EC">
      <w:pPr>
        <w:widowControl/>
        <w:wordWrap/>
        <w:autoSpaceDE/>
        <w:autoSpaceDN/>
        <w:spacing w:before="100" w:beforeAutospacing="1" w:after="100" w:afterAutospacing="1" w:line="360" w:lineRule="auto"/>
        <w:ind w:left="400"/>
        <w:jc w:val="left"/>
        <w:rPr>
          <w:rFonts w:asciiTheme="minorEastAsia" w:hAnsiTheme="minorEastAsia" w:cstheme="minorEastAsia"/>
          <w:kern w:val="0"/>
          <w:szCs w:val="20"/>
        </w:rPr>
      </w:pPr>
      <w:r w:rsidRPr="109C90EC">
        <w:rPr>
          <w:rFonts w:asciiTheme="minorEastAsia" w:hAnsiTheme="minorEastAsia" w:cstheme="minorEastAsia"/>
          <w:szCs w:val="20"/>
        </w:rPr>
        <w:t>참고 URL: https://www.npmjs.com/package/vue-dompurify-html</w:t>
      </w:r>
    </w:p>
    <w:p w14:paraId="37646654" w14:textId="78551C00" w:rsidR="00193E2F" w:rsidRPr="00193E2F" w:rsidRDefault="72185B2C" w:rsidP="109C90EC">
      <w:pPr>
        <w:pStyle w:val="a3"/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360" w:lineRule="auto"/>
        <w:ind w:leftChars="0"/>
        <w:jc w:val="left"/>
        <w:rPr>
          <w:rFonts w:asciiTheme="minorEastAsia" w:hAnsiTheme="minorEastAsia" w:cstheme="minorEastAsia"/>
          <w:kern w:val="0"/>
          <w:szCs w:val="20"/>
        </w:rPr>
      </w:pPr>
      <w:r w:rsidRPr="109C90EC">
        <w:rPr>
          <w:rFonts w:asciiTheme="minorEastAsia" w:hAnsiTheme="minorEastAsia" w:cstheme="minorEastAsia"/>
          <w:szCs w:val="20"/>
        </w:rPr>
        <w:t xml:space="preserve">서비스상 </w:t>
      </w:r>
      <w:proofErr w:type="spellStart"/>
      <w:r w:rsidRPr="109C90EC">
        <w:rPr>
          <w:rFonts w:asciiTheme="minorEastAsia" w:hAnsiTheme="minorEastAsia" w:cstheme="minorEastAsia"/>
          <w:szCs w:val="20"/>
        </w:rPr>
        <w:t>프론트엔드에</w:t>
      </w:r>
      <w:proofErr w:type="spellEnd"/>
      <w:r w:rsidRPr="109C90EC">
        <w:rPr>
          <w:rFonts w:asciiTheme="minorEastAsia" w:hAnsiTheme="minorEastAsia" w:cstheme="minorEastAsia"/>
          <w:szCs w:val="20"/>
        </w:rPr>
        <w:t xml:space="preserve"> tag삽입 등 특수문자를 표현해야 하는 경우 화이트리스트를 권고함.</w:t>
      </w:r>
    </w:p>
    <w:p w14:paraId="2514D97F" w14:textId="52848759" w:rsidR="00193E2F" w:rsidRPr="00193E2F" w:rsidRDefault="005D24F7" w:rsidP="73F04BEB">
      <w:pPr>
        <w:pStyle w:val="a3"/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360" w:lineRule="auto"/>
        <w:ind w:leftChars="0"/>
        <w:jc w:val="left"/>
        <w:rPr>
          <w:kern w:val="0"/>
          <w:szCs w:val="20"/>
        </w:rPr>
      </w:pPr>
      <w:hyperlink r:id="rId21" w:anchor="id-%EC%84%A4%EA%B3%84/%EA%B0%9C%EB%B0%9C%EB%B3%B4%EC%95%88%EC%9A%94%EA%B5%AC%EC%82%AC%ED%95%AD%EC%83%81%EC%84%B8-%EC%98%A8%EB%9D%BC%EC%9D%B8%EB%B6%80%EB%AC%B8-JSTL(JSPStandardTagLibrary)" w:history="1">
        <w:r w:rsidR="00835F1E" w:rsidRPr="73F04BEB">
          <w:rPr>
            <w:rFonts w:asciiTheme="minorEastAsia" w:hAnsiTheme="minorEastAsia" w:cstheme="minorEastAsia"/>
            <w:color w:val="0000FF"/>
            <w:kern w:val="0"/>
            <w:szCs w:val="20"/>
            <w:u w:val="single"/>
          </w:rPr>
          <w:t>JSTL</w:t>
        </w:r>
      </w:hyperlink>
      <w:r w:rsidR="00835F1E" w:rsidRPr="73F04BEB">
        <w:rPr>
          <w:rFonts w:asciiTheme="minorEastAsia" w:hAnsiTheme="minorEastAsia" w:cstheme="minorEastAsia"/>
          <w:kern w:val="0"/>
          <w:szCs w:val="20"/>
        </w:rPr>
        <w:t xml:space="preserve"> 사용 시 &lt;</w:t>
      </w:r>
      <w:proofErr w:type="spellStart"/>
      <w:r w:rsidR="00835F1E" w:rsidRPr="73F04BEB">
        <w:rPr>
          <w:rFonts w:asciiTheme="minorEastAsia" w:hAnsiTheme="minorEastAsia" w:cstheme="minorEastAsia"/>
          <w:kern w:val="0"/>
          <w:szCs w:val="20"/>
        </w:rPr>
        <w:t>c:out</w:t>
      </w:r>
      <w:proofErr w:type="spellEnd"/>
      <w:r w:rsidR="00835F1E" w:rsidRPr="73F04BEB">
        <w:rPr>
          <w:rFonts w:asciiTheme="minorEastAsia" w:hAnsiTheme="minorEastAsia" w:cstheme="minorEastAsia"/>
          <w:kern w:val="0"/>
          <w:szCs w:val="20"/>
        </w:rPr>
        <w:t xml:space="preserve">&gt; 태그의 </w:t>
      </w:r>
      <w:proofErr w:type="spellStart"/>
      <w:r w:rsidR="00835F1E" w:rsidRPr="73F04BEB">
        <w:rPr>
          <w:rFonts w:asciiTheme="minorEastAsia" w:hAnsiTheme="minorEastAsia" w:cstheme="minorEastAsia"/>
          <w:kern w:val="0"/>
          <w:szCs w:val="20"/>
        </w:rPr>
        <w:t>e</w:t>
      </w:r>
      <w:r w:rsidR="22E9F299" w:rsidRPr="73F04BEB">
        <w:rPr>
          <w:rFonts w:asciiTheme="minorEastAsia" w:hAnsiTheme="minorEastAsia" w:cstheme="minorEastAsia"/>
          <w:kern w:val="0"/>
          <w:szCs w:val="20"/>
        </w:rPr>
        <w:t>s</w:t>
      </w:r>
      <w:r w:rsidR="00835F1E" w:rsidRPr="73F04BEB">
        <w:rPr>
          <w:rFonts w:asciiTheme="minorEastAsia" w:hAnsiTheme="minorEastAsia" w:cstheme="minorEastAsia"/>
          <w:kern w:val="0"/>
          <w:szCs w:val="20"/>
        </w:rPr>
        <w:t>capeXml</w:t>
      </w:r>
      <w:proofErr w:type="spellEnd"/>
      <w:r w:rsidR="00835F1E" w:rsidRPr="73F04BEB">
        <w:rPr>
          <w:rFonts w:asciiTheme="minorEastAsia" w:hAnsiTheme="minorEastAsia" w:cstheme="minorEastAsia"/>
          <w:kern w:val="0"/>
          <w:szCs w:val="20"/>
        </w:rPr>
        <w:t xml:space="preserve"> 속성값 true 설정 (default 값이 true)</w:t>
      </w:r>
    </w:p>
    <w:p w14:paraId="2BE8A24C" w14:textId="622DDE82" w:rsidR="00193E2F" w:rsidRPr="00193E2F" w:rsidRDefault="005D24F7" w:rsidP="68FE2EAE">
      <w:pPr>
        <w:pStyle w:val="a3"/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360" w:lineRule="auto"/>
        <w:ind w:leftChars="0"/>
        <w:jc w:val="left"/>
        <w:rPr>
          <w:kern w:val="0"/>
          <w:szCs w:val="20"/>
        </w:rPr>
      </w:pPr>
      <w:hyperlink r:id="rId22" w:anchor="id-%EC%84%A4%EA%B3%84/%EA%B0%9C%EB%B0%9C%EB%B3%B4%EC%95%88%EC%9A%94%EA%B5%AC%EC%82%AC%ED%95%AD%EC%83%81%EC%84%B8-%EC%98%A8%EB%9D%BC%EC%9D%B8%EB%B6%80%EB%AC%B8-Thymeleaf" w:history="1">
        <w:r w:rsidR="00835F1E" w:rsidRPr="68FE2EAE">
          <w:rPr>
            <w:rFonts w:asciiTheme="minorEastAsia" w:hAnsiTheme="minorEastAsia" w:cstheme="minorEastAsia"/>
            <w:color w:val="0000FF"/>
            <w:kern w:val="0"/>
            <w:szCs w:val="20"/>
            <w:u w:val="single"/>
          </w:rPr>
          <w:t>Thymeleaf</w:t>
        </w:r>
      </w:hyperlink>
      <w:r w:rsidR="00835F1E" w:rsidRPr="68FE2EAE">
        <w:rPr>
          <w:rFonts w:asciiTheme="minorEastAsia" w:hAnsiTheme="minorEastAsia" w:cstheme="minorEastAsia"/>
          <w:kern w:val="0"/>
          <w:szCs w:val="20"/>
        </w:rPr>
        <w:t xml:space="preserve"> 사용 시 </w:t>
      </w:r>
      <w:proofErr w:type="spellStart"/>
      <w:r w:rsidR="00835F1E" w:rsidRPr="68FE2EAE">
        <w:rPr>
          <w:rFonts w:asciiTheme="minorEastAsia" w:hAnsiTheme="minorEastAsia" w:cstheme="minorEastAsia"/>
          <w:kern w:val="0"/>
          <w:szCs w:val="20"/>
        </w:rPr>
        <w:t>th:text</w:t>
      </w:r>
      <w:proofErr w:type="spellEnd"/>
      <w:r w:rsidR="00835F1E" w:rsidRPr="68FE2EAE">
        <w:rPr>
          <w:rFonts w:asciiTheme="minorEastAsia" w:hAnsiTheme="minorEastAsia" w:cstheme="minorEastAsia"/>
          <w:kern w:val="0"/>
          <w:szCs w:val="20"/>
        </w:rPr>
        <w:t>="${}</w:t>
      </w:r>
      <w:proofErr w:type="gramStart"/>
      <w:r w:rsidR="00835F1E" w:rsidRPr="68FE2EAE">
        <w:rPr>
          <w:rFonts w:asciiTheme="minorEastAsia" w:hAnsiTheme="minorEastAsia" w:cstheme="minorEastAsia"/>
          <w:kern w:val="0"/>
          <w:szCs w:val="20"/>
        </w:rPr>
        <w:t xml:space="preserve">" </w:t>
      </w:r>
      <w:proofErr w:type="spellStart"/>
      <w:r w:rsidR="00835F1E" w:rsidRPr="68FE2EAE">
        <w:rPr>
          <w:rFonts w:asciiTheme="minorEastAsia" w:hAnsiTheme="minorEastAsia" w:cstheme="minorEastAsia"/>
          <w:kern w:val="0"/>
          <w:szCs w:val="20"/>
        </w:rPr>
        <w:t>를</w:t>
      </w:r>
      <w:proofErr w:type="spellEnd"/>
      <w:proofErr w:type="gramEnd"/>
      <w:r w:rsidR="00835F1E" w:rsidRPr="68FE2EAE">
        <w:rPr>
          <w:rFonts w:asciiTheme="minorEastAsia" w:hAnsiTheme="minorEastAsia" w:cstheme="minorEastAsia"/>
          <w:kern w:val="0"/>
          <w:szCs w:val="20"/>
        </w:rPr>
        <w:t xml:space="preserve"> 이용한 문자열 출력은 자동으로 escape 처리</w:t>
      </w:r>
    </w:p>
    <w:p w14:paraId="79904178" w14:textId="4D31B05A" w:rsidR="68FE2EAE" w:rsidRDefault="68FE2EAE" w:rsidP="68FE2EAE">
      <w:pPr>
        <w:pStyle w:val="a3"/>
        <w:widowControl/>
        <w:numPr>
          <w:ilvl w:val="0"/>
          <w:numId w:val="29"/>
        </w:numPr>
        <w:spacing w:beforeAutospacing="1" w:afterAutospacing="1" w:line="360" w:lineRule="auto"/>
        <w:ind w:leftChars="0"/>
        <w:jc w:val="left"/>
        <w:rPr>
          <w:rFonts w:asciiTheme="minorEastAsia" w:hAnsiTheme="minorEastAsia" w:cstheme="minorEastAsia"/>
          <w:szCs w:val="20"/>
        </w:rPr>
      </w:pPr>
      <w:r w:rsidRPr="68FE2EAE">
        <w:rPr>
          <w:rFonts w:asciiTheme="minorEastAsia" w:hAnsiTheme="minorEastAsia" w:cstheme="minorEastAsia"/>
          <w:szCs w:val="20"/>
        </w:rPr>
        <w:t xml:space="preserve">Pug </w:t>
      </w:r>
      <w:r w:rsidR="2540C041" w:rsidRPr="68FE2EAE">
        <w:rPr>
          <w:rFonts w:asciiTheme="minorEastAsia" w:hAnsiTheme="minorEastAsia" w:cstheme="minorEastAsia"/>
          <w:szCs w:val="20"/>
        </w:rPr>
        <w:t xml:space="preserve">Template engine(jade) 사용 시 “#{}” 를 이용하여 자동으로 escape 처리 되나, jade 파일내에 &lt;script&gt; 구문과 </w:t>
      </w:r>
      <w:proofErr w:type="spellStart"/>
      <w:proofErr w:type="gramStart"/>
      <w:r w:rsidRPr="68FE2EAE">
        <w:rPr>
          <w:rFonts w:asciiTheme="minorEastAsia" w:hAnsiTheme="minorEastAsia" w:cstheme="minorEastAsia"/>
          <w:szCs w:val="20"/>
        </w:rPr>
        <w:t>JSON.stringify</w:t>
      </w:r>
      <w:proofErr w:type="spellEnd"/>
      <w:r w:rsidRPr="68FE2EAE">
        <w:rPr>
          <w:rFonts w:asciiTheme="minorEastAsia" w:hAnsiTheme="minorEastAsia" w:cstheme="minorEastAsia"/>
          <w:szCs w:val="20"/>
        </w:rPr>
        <w:t xml:space="preserve"> </w:t>
      </w:r>
      <w:r w:rsidR="2540C041" w:rsidRPr="68FE2EAE">
        <w:rPr>
          <w:rFonts w:asciiTheme="minorEastAsia" w:hAnsiTheme="minorEastAsia" w:cstheme="minorEastAsia"/>
          <w:szCs w:val="20"/>
        </w:rPr>
        <w:t xml:space="preserve"> </w:t>
      </w:r>
      <w:proofErr w:type="spellStart"/>
      <w:r w:rsidR="2540C041" w:rsidRPr="68FE2EAE">
        <w:rPr>
          <w:rFonts w:asciiTheme="minorEastAsia" w:hAnsiTheme="minorEastAsia" w:cstheme="minorEastAsia"/>
          <w:szCs w:val="20"/>
        </w:rPr>
        <w:t>매서드가</w:t>
      </w:r>
      <w:proofErr w:type="spellEnd"/>
      <w:proofErr w:type="gramEnd"/>
      <w:r w:rsidR="2540C041" w:rsidRPr="68FE2EAE">
        <w:rPr>
          <w:rFonts w:asciiTheme="minorEastAsia" w:hAnsiTheme="minorEastAsia" w:cstheme="minorEastAsia"/>
          <w:szCs w:val="20"/>
        </w:rPr>
        <w:t xml:space="preserve"> 사용 될 경우, replace 함수로 추가적인 조치 필요.</w:t>
      </w:r>
    </w:p>
    <w:p w14:paraId="7E056F9D" w14:textId="2FD9C50B" w:rsidR="79E6C5D7" w:rsidRDefault="79E6C5D7" w:rsidP="73F04BEB">
      <w:pPr>
        <w:widowControl/>
        <w:spacing w:beforeAutospacing="1" w:afterAutospacing="1" w:line="360" w:lineRule="auto"/>
        <w:jc w:val="left"/>
        <w:rPr>
          <w:rFonts w:asciiTheme="minorEastAsia" w:hAnsiTheme="minorEastAsia" w:cstheme="minorEastAsia"/>
          <w:szCs w:val="20"/>
        </w:rPr>
      </w:pPr>
    </w:p>
    <w:p w14:paraId="0E90B2EF" w14:textId="53A065E9" w:rsidR="79E6C5D7" w:rsidRDefault="79E6C5D7" w:rsidP="73F04BEB">
      <w:pPr>
        <w:widowControl/>
        <w:spacing w:beforeAutospacing="1" w:afterAutospacing="1" w:line="360" w:lineRule="auto"/>
        <w:jc w:val="left"/>
        <w:rPr>
          <w:rFonts w:asciiTheme="minorEastAsia" w:hAnsiTheme="minorEastAsia" w:cstheme="minorEastAsia"/>
          <w:szCs w:val="20"/>
        </w:rPr>
      </w:pPr>
    </w:p>
    <w:p w14:paraId="4CFD1931" w14:textId="6037AC45" w:rsidR="79E6C5D7" w:rsidRDefault="79E6C5D7" w:rsidP="73F04BEB">
      <w:pPr>
        <w:widowControl/>
        <w:spacing w:beforeAutospacing="1" w:afterAutospacing="1" w:line="360" w:lineRule="auto"/>
        <w:jc w:val="left"/>
        <w:rPr>
          <w:rFonts w:asciiTheme="minorEastAsia" w:hAnsiTheme="minorEastAsia" w:cstheme="minorEastAsia"/>
          <w:szCs w:val="20"/>
        </w:rPr>
      </w:pPr>
    </w:p>
    <w:p w14:paraId="2A98BAEE" w14:textId="71A900C1" w:rsidR="79E6C5D7" w:rsidRDefault="79E6C5D7" w:rsidP="73F04BEB">
      <w:pPr>
        <w:widowControl/>
        <w:spacing w:beforeAutospacing="1" w:afterAutospacing="1" w:line="360" w:lineRule="auto"/>
        <w:jc w:val="left"/>
        <w:rPr>
          <w:rFonts w:asciiTheme="minorEastAsia" w:hAnsiTheme="minorEastAsia" w:cstheme="minorEastAsia"/>
          <w:szCs w:val="20"/>
        </w:rPr>
      </w:pPr>
    </w:p>
    <w:p w14:paraId="1B65B05C" w14:textId="556DD422" w:rsidR="79E6C5D7" w:rsidRDefault="79E6C5D7" w:rsidP="73F04BEB">
      <w:pPr>
        <w:widowControl/>
        <w:spacing w:beforeAutospacing="1" w:afterAutospacing="1" w:line="360" w:lineRule="auto"/>
        <w:jc w:val="left"/>
        <w:rPr>
          <w:rFonts w:asciiTheme="minorEastAsia" w:hAnsiTheme="minorEastAsia" w:cstheme="minorEastAsia"/>
          <w:szCs w:val="20"/>
        </w:rPr>
      </w:pPr>
    </w:p>
    <w:p w14:paraId="61F32E71" w14:textId="070C6EA8" w:rsidR="73F04BEB" w:rsidRDefault="73F04BEB" w:rsidP="73F04BEB">
      <w:pPr>
        <w:widowControl/>
        <w:spacing w:beforeAutospacing="1" w:afterAutospacing="1" w:line="360" w:lineRule="auto"/>
        <w:jc w:val="left"/>
        <w:rPr>
          <w:rFonts w:asciiTheme="minorEastAsia" w:hAnsiTheme="minorEastAsia" w:cstheme="minorEastAsia"/>
          <w:szCs w:val="20"/>
        </w:rPr>
      </w:pPr>
    </w:p>
    <w:p w14:paraId="6D8E21F0" w14:textId="2EBD77F9" w:rsidR="73F04BEB" w:rsidRDefault="73F04BEB" w:rsidP="73F04BEB">
      <w:pPr>
        <w:widowControl/>
        <w:spacing w:beforeAutospacing="1" w:afterAutospacing="1" w:line="360" w:lineRule="auto"/>
        <w:jc w:val="left"/>
        <w:rPr>
          <w:rFonts w:asciiTheme="minorEastAsia" w:hAnsiTheme="minorEastAsia" w:cstheme="minorEastAsia"/>
          <w:szCs w:val="20"/>
        </w:rPr>
      </w:pPr>
    </w:p>
    <w:p w14:paraId="7C47E65E" w14:textId="1475970B" w:rsidR="6D934FF1" w:rsidRDefault="6D934FF1" w:rsidP="719211BF">
      <w:pPr>
        <w:spacing w:line="240" w:lineRule="auto"/>
        <w:jc w:val="center"/>
        <w:rPr>
          <w:sz w:val="32"/>
          <w:szCs w:val="32"/>
        </w:rPr>
      </w:pPr>
      <w:r w:rsidRPr="719211BF">
        <w:rPr>
          <w:b/>
          <w:bCs/>
          <w:sz w:val="32"/>
          <w:szCs w:val="32"/>
        </w:rPr>
        <w:t xml:space="preserve">XSS (크로스 사이트 </w:t>
      </w:r>
      <w:proofErr w:type="spellStart"/>
      <w:r w:rsidRPr="719211BF">
        <w:rPr>
          <w:b/>
          <w:bCs/>
          <w:sz w:val="32"/>
          <w:szCs w:val="32"/>
        </w:rPr>
        <w:t>스크립팅</w:t>
      </w:r>
      <w:proofErr w:type="spellEnd"/>
      <w:r w:rsidRPr="719211BF">
        <w:rPr>
          <w:b/>
          <w:bCs/>
          <w:sz w:val="32"/>
          <w:szCs w:val="32"/>
        </w:rPr>
        <w:t>) 테스트</w:t>
      </w:r>
    </w:p>
    <w:p w14:paraId="472ABB71" w14:textId="77777777" w:rsidR="79E6C5D7" w:rsidRDefault="79E6C5D7" w:rsidP="79E6C5D7">
      <w:pPr>
        <w:jc w:val="center"/>
        <w:rPr>
          <w:sz w:val="24"/>
          <w:szCs w:val="24"/>
        </w:rPr>
      </w:pPr>
    </w:p>
    <w:p w14:paraId="59A429ED" w14:textId="4E7FC3E0" w:rsidR="55760D99" w:rsidRDefault="55760D99" w:rsidP="7C48FC82">
      <w:pPr>
        <w:jc w:val="left"/>
      </w:pPr>
      <w:r w:rsidRPr="412CEC89">
        <w:t>클라이언트 XSS 환경에 대한 가이드입니다.</w:t>
      </w:r>
    </w:p>
    <w:p w14:paraId="204F6BDB" w14:textId="6E1E71EB" w:rsidR="7C48FC82" w:rsidRDefault="7C48FC82" w:rsidP="7C48FC82">
      <w:pPr>
        <w:jc w:val="left"/>
      </w:pPr>
    </w:p>
    <w:p w14:paraId="6FDC361A" w14:textId="5B1AE240" w:rsidR="6D934FF1" w:rsidRDefault="6D934FF1" w:rsidP="719211BF">
      <w:pPr>
        <w:jc w:val="left"/>
        <w:rPr>
          <w:b/>
          <w:bCs/>
          <w:sz w:val="28"/>
          <w:szCs w:val="28"/>
        </w:rPr>
      </w:pPr>
      <w:r w:rsidRPr="326F2C3F">
        <w:rPr>
          <w:b/>
          <w:bCs/>
          <w:sz w:val="28"/>
          <w:szCs w:val="28"/>
        </w:rPr>
        <w:t xml:space="preserve">1. </w:t>
      </w:r>
      <w:r w:rsidR="3FDFA40D" w:rsidRPr="326F2C3F">
        <w:rPr>
          <w:b/>
          <w:bCs/>
          <w:sz w:val="28"/>
          <w:szCs w:val="28"/>
        </w:rPr>
        <w:t xml:space="preserve">React XSS </w:t>
      </w:r>
      <w:r w:rsidRPr="326F2C3F">
        <w:rPr>
          <w:b/>
          <w:bCs/>
          <w:sz w:val="28"/>
          <w:szCs w:val="28"/>
        </w:rPr>
        <w:t>테스트 방법</w:t>
      </w:r>
    </w:p>
    <w:p w14:paraId="0E8F0A33" w14:textId="67935015" w:rsidR="79E6C5D7" w:rsidRDefault="79E6C5D7" w:rsidP="79E6C5D7">
      <w:pPr>
        <w:jc w:val="left"/>
      </w:pPr>
    </w:p>
    <w:p w14:paraId="2DE9EBB5" w14:textId="62052477" w:rsidR="79E6C5D7" w:rsidRDefault="1071F5D3" w:rsidP="7C48FC82">
      <w:pPr>
        <w:jc w:val="left"/>
      </w:pPr>
      <w:r w:rsidRPr="7C48FC82">
        <w:t>Frontend Framework의 경우 문자열 escape 처리가 기본 적용되고 있으나, Framework을 거치지 않고 HTML을 직접 설정하는 경우가 존재</w:t>
      </w:r>
    </w:p>
    <w:p w14:paraId="1F035419" w14:textId="48356681" w:rsidR="79E6C5D7" w:rsidRDefault="1071F5D3" w:rsidP="7C48FC82">
      <w:pPr>
        <w:jc w:val="left"/>
      </w:pPr>
      <w:r w:rsidRPr="7C48FC82">
        <w:t xml:space="preserve">1.    React: </w:t>
      </w:r>
      <w:proofErr w:type="spellStart"/>
      <w:r w:rsidRPr="7C48FC82">
        <w:t>SetDangerouslyHTML</w:t>
      </w:r>
      <w:proofErr w:type="spellEnd"/>
      <w:r w:rsidRPr="7C48FC82">
        <w:t xml:space="preserve"> </w:t>
      </w:r>
    </w:p>
    <w:p w14:paraId="4735D6FC" w14:textId="48BC4868" w:rsidR="79E6C5D7" w:rsidRDefault="1071F5D3" w:rsidP="7C48FC82">
      <w:pPr>
        <w:jc w:val="left"/>
      </w:pPr>
      <w:r w:rsidRPr="7C48FC82">
        <w:t xml:space="preserve">2.    Vue: v-html </w:t>
      </w:r>
    </w:p>
    <w:p w14:paraId="7AA43ECF" w14:textId="1843FAE2" w:rsidR="79E6C5D7" w:rsidRDefault="1071F5D3" w:rsidP="7C48FC82">
      <w:pPr>
        <w:jc w:val="left"/>
      </w:pPr>
      <w:r w:rsidRPr="7C48FC82">
        <w:t xml:space="preserve">3.    Angular 2: </w:t>
      </w:r>
      <w:proofErr w:type="spellStart"/>
      <w:r w:rsidRPr="7C48FC82">
        <w:t>innerHTML</w:t>
      </w:r>
      <w:proofErr w:type="spellEnd"/>
      <w:r w:rsidRPr="7C48FC82">
        <w:t xml:space="preserve"> 등</w:t>
      </w:r>
    </w:p>
    <w:p w14:paraId="2D2F81BA" w14:textId="607CB237" w:rsidR="1071F5D3" w:rsidRDefault="1071F5D3" w:rsidP="326F2C3F">
      <w:r>
        <w:t>서버에서 받은 문자열을 위 구문에 입력할 경우, 허용하는 TAG/속성/URI 등을 정의하고 공격코드를 제거해야 함 (아래 코드 샘플 참고)</w:t>
      </w:r>
    </w:p>
    <w:p w14:paraId="4E8FB490" w14:textId="23E8C404" w:rsidR="326F2C3F" w:rsidRDefault="326F2C3F" w:rsidP="326F2C3F"/>
    <w:p w14:paraId="69142CB0" w14:textId="0D4FBBE7" w:rsidR="59138F47" w:rsidRDefault="59138F47" w:rsidP="326F2C3F">
      <w:pPr>
        <w:rPr>
          <w:b/>
          <w:bCs/>
        </w:rPr>
      </w:pPr>
      <w:r w:rsidRPr="326F2C3F">
        <w:t>*</w:t>
      </w:r>
      <w:proofErr w:type="spellStart"/>
      <w:r w:rsidRPr="326F2C3F">
        <w:rPr>
          <w:b/>
          <w:bCs/>
        </w:rPr>
        <w:t>FrontEnd</w:t>
      </w:r>
      <w:proofErr w:type="spellEnd"/>
      <w:r w:rsidRPr="326F2C3F">
        <w:rPr>
          <w:b/>
          <w:bCs/>
        </w:rPr>
        <w:t xml:space="preserve"> 테스트베드 </w:t>
      </w:r>
      <w:r w:rsidR="2ED33CD7" w:rsidRPr="326F2C3F">
        <w:rPr>
          <w:b/>
          <w:bCs/>
        </w:rPr>
        <w:t>(</w:t>
      </w:r>
      <w:r w:rsidRPr="326F2C3F">
        <w:rPr>
          <w:b/>
          <w:bCs/>
        </w:rPr>
        <w:t>예시</w:t>
      </w:r>
      <w:r w:rsidR="119E4008" w:rsidRPr="326F2C3F">
        <w:rPr>
          <w:b/>
          <w:bCs/>
        </w:rPr>
        <w:t>)</w:t>
      </w:r>
    </w:p>
    <w:p w14:paraId="015485E9" w14:textId="0B419EFE" w:rsidR="3C00A5BE" w:rsidRDefault="3C00A5BE" w:rsidP="326F2C3F">
      <w:r>
        <w:rPr>
          <w:noProof/>
        </w:rPr>
        <w:lastRenderedPageBreak/>
        <w:drawing>
          <wp:inline distT="0" distB="0" distL="0" distR="0" wp14:anchorId="29E4026E" wp14:editId="3124E3FB">
            <wp:extent cx="6451521" cy="1660793"/>
            <wp:effectExtent l="133350" t="114300" r="83185" b="130175"/>
            <wp:docPr id="1142157578" name="그림 1142157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285" r="9821"/>
                    <a:stretch>
                      <a:fillRect/>
                    </a:stretch>
                  </pic:blipFill>
                  <pic:spPr>
                    <a:xfrm>
                      <a:off x="0" y="0"/>
                      <a:ext cx="6451521" cy="166079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D15D4B9" w14:textId="7D19F6D9" w:rsidR="53BA9D20" w:rsidRDefault="53BA9D20" w:rsidP="326F2C3F">
      <w:r>
        <w:t>*</w:t>
      </w:r>
      <w:r w:rsidRPr="326F2C3F">
        <w:rPr>
          <w:b/>
          <w:bCs/>
        </w:rPr>
        <w:t xml:space="preserve">React + </w:t>
      </w:r>
      <w:proofErr w:type="spellStart"/>
      <w:r w:rsidRPr="326F2C3F">
        <w:rPr>
          <w:b/>
          <w:bCs/>
        </w:rPr>
        <w:t>Domfurify</w:t>
      </w:r>
      <w:proofErr w:type="spellEnd"/>
      <w:r w:rsidRPr="326F2C3F">
        <w:rPr>
          <w:b/>
          <w:bCs/>
        </w:rPr>
        <w:t xml:space="preserve"> 적용</w:t>
      </w:r>
    </w:p>
    <w:p w14:paraId="0E48344D" w14:textId="6D103D89" w:rsidR="53BA9D20" w:rsidRDefault="1B0EA70E" w:rsidP="326F2C3F">
      <w:r>
        <w:t xml:space="preserve">View에서 특수문자가 사용될 경우 필터링 </w:t>
      </w:r>
      <w:proofErr w:type="gramStart"/>
      <w:r>
        <w:t>하는  방법</w:t>
      </w:r>
      <w:proofErr w:type="gramEnd"/>
      <w:r w:rsidR="362662DD">
        <w:t xml:space="preserve"> 중 </w:t>
      </w:r>
      <w:proofErr w:type="spellStart"/>
      <w:r w:rsidR="362662DD">
        <w:t>Domfurify</w:t>
      </w:r>
      <w:proofErr w:type="spellEnd"/>
      <w:r w:rsidR="362662DD">
        <w:t>가 존재</w:t>
      </w:r>
      <w:r w:rsidR="53BA9D20">
        <w:br/>
      </w:r>
      <w:r w:rsidR="5CB01A8F">
        <w:rPr>
          <w:noProof/>
        </w:rPr>
        <w:drawing>
          <wp:inline distT="0" distB="0" distL="0" distR="0" wp14:anchorId="32DE4EBB" wp14:editId="22835712">
            <wp:extent cx="6427323" cy="2691442"/>
            <wp:effectExtent l="133350" t="133350" r="126365" b="147320"/>
            <wp:docPr id="1873344603" name="그림 1873344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27323" cy="269144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03F2C61" w14:textId="38FE3F44" w:rsidR="326F2C3F" w:rsidRDefault="326F2C3F" w:rsidP="326F2C3F">
      <w:pPr>
        <w:rPr>
          <w:b/>
          <w:bCs/>
        </w:rPr>
      </w:pPr>
    </w:p>
    <w:p w14:paraId="4B74B812" w14:textId="0A41C1FF" w:rsidR="79E6C5D7" w:rsidRDefault="482F4E85" w:rsidP="326F2C3F">
      <w:r w:rsidRPr="326F2C3F">
        <w:t xml:space="preserve">&gt;&gt;REACT 구문을 포함한 문자열을 HTML로 직접 추가할 경우 </w:t>
      </w:r>
      <w:hyperlink r:id="rId25">
        <w:r w:rsidR="0302E39E" w:rsidRPr="326F2C3F">
          <w:rPr>
            <w:rStyle w:val="a6"/>
          </w:rPr>
          <w:t>(참조링크)</w:t>
        </w:r>
      </w:hyperlink>
      <w:r w:rsidRPr="326F2C3F">
        <w:t xml:space="preserve"> </w:t>
      </w:r>
    </w:p>
    <w:p w14:paraId="5A2716DF" w14:textId="0020374E" w:rsidR="79E6C5D7" w:rsidRDefault="482F4E85" w:rsidP="7C48FC82">
      <w:r w:rsidRPr="326F2C3F">
        <w:t>&gt;&gt;</w:t>
      </w:r>
      <w:proofErr w:type="spellStart"/>
      <w:r w:rsidRPr="326F2C3F">
        <w:t>SetDangerouslyHTML</w:t>
      </w:r>
      <w:proofErr w:type="spellEnd"/>
      <w:r w:rsidRPr="326F2C3F">
        <w:t xml:space="preserve"> 등을 사용하여 HTML로 직접 추가할 경우  </w:t>
      </w:r>
      <w:r w:rsidR="4A05D983" w:rsidRPr="326F2C3F">
        <w:t>(</w:t>
      </w:r>
      <w:hyperlink r:id="rId26">
        <w:r w:rsidR="4A05D983" w:rsidRPr="326F2C3F">
          <w:rPr>
            <w:rStyle w:val="a6"/>
          </w:rPr>
          <w:t>참조링크</w:t>
        </w:r>
      </w:hyperlink>
      <w:r w:rsidR="4A05D983" w:rsidRPr="326F2C3F">
        <w:t>)</w:t>
      </w:r>
    </w:p>
    <w:p w14:paraId="50EA0D0A" w14:textId="5690D6EB" w:rsidR="326F2C3F" w:rsidRDefault="326F2C3F" w:rsidP="326F2C3F"/>
    <w:p w14:paraId="7E5B2478" w14:textId="2A6B545B" w:rsidR="79E6C5D7" w:rsidRDefault="4117F1E0" w:rsidP="79E6C5D7">
      <w:pPr>
        <w:spacing w:beforeAutospacing="1" w:afterAutospacing="1" w:line="240" w:lineRule="auto"/>
        <w:jc w:val="left"/>
      </w:pPr>
      <w:r>
        <w:t>*형관매니저님: https://github.com/windshock/react-xss-example</w:t>
      </w:r>
    </w:p>
    <w:p w14:paraId="1F952D61" w14:textId="089DF184" w:rsidR="79E6C5D7" w:rsidRDefault="79E6C5D7" w:rsidP="7C48FC82"/>
    <w:p w14:paraId="6EBED5EB" w14:textId="19E72450" w:rsidR="79E6C5D7" w:rsidRDefault="79E6C5D7" w:rsidP="7C48FC82">
      <w:pPr>
        <w:spacing w:beforeAutospacing="1" w:afterAutospacing="1" w:line="240" w:lineRule="auto"/>
      </w:pPr>
    </w:p>
    <w:p w14:paraId="6C5BF0EF" w14:textId="34174894" w:rsidR="79E6C5D7" w:rsidRDefault="79E6C5D7" w:rsidP="7C48FC82">
      <w:pPr>
        <w:spacing w:beforeAutospacing="1" w:afterAutospacing="1" w:line="240" w:lineRule="auto"/>
      </w:pPr>
    </w:p>
    <w:p w14:paraId="610DB8B1" w14:textId="005CE80A" w:rsidR="0D0CD1E1" w:rsidRDefault="0D0CD1E1" w:rsidP="0D0CD1E1">
      <w:pPr>
        <w:spacing w:beforeAutospacing="1" w:afterAutospacing="1" w:line="240" w:lineRule="auto"/>
      </w:pPr>
    </w:p>
    <w:p w14:paraId="0380A508" w14:textId="143DB5B6" w:rsidR="0D0CD1E1" w:rsidRDefault="0D0CD1E1" w:rsidP="0D0CD1E1">
      <w:pPr>
        <w:spacing w:beforeAutospacing="1" w:afterAutospacing="1" w:line="240" w:lineRule="auto"/>
      </w:pPr>
    </w:p>
    <w:p w14:paraId="713937A4" w14:textId="041FD07D" w:rsidR="0D0CD1E1" w:rsidRDefault="0D0CD1E1" w:rsidP="0D0CD1E1">
      <w:pPr>
        <w:spacing w:beforeAutospacing="1" w:afterAutospacing="1" w:line="240" w:lineRule="auto"/>
      </w:pPr>
    </w:p>
    <w:p w14:paraId="35A22EB8" w14:textId="6C4E5423" w:rsidR="0D0CD1E1" w:rsidRDefault="0D0CD1E1" w:rsidP="0D0CD1E1">
      <w:pPr>
        <w:spacing w:beforeAutospacing="1" w:afterAutospacing="1" w:line="240" w:lineRule="auto"/>
      </w:pPr>
    </w:p>
    <w:p w14:paraId="09B7961C" w14:textId="0B482C64" w:rsidR="0D0CD1E1" w:rsidRDefault="0D0CD1E1" w:rsidP="0D0CD1E1">
      <w:pPr>
        <w:spacing w:beforeAutospacing="1" w:afterAutospacing="1" w:line="240" w:lineRule="auto"/>
      </w:pPr>
    </w:p>
    <w:p w14:paraId="5953C874" w14:textId="3AF946ED" w:rsidR="657E4E5F" w:rsidRDefault="657E4E5F" w:rsidP="657E4E5F">
      <w:pPr>
        <w:spacing w:beforeAutospacing="1" w:afterAutospacing="1" w:line="240" w:lineRule="auto"/>
      </w:pPr>
    </w:p>
    <w:p w14:paraId="7AAFDAD9" w14:textId="1830A86A" w:rsidR="0D0CD1E1" w:rsidRDefault="0D0CD1E1" w:rsidP="0D0CD1E1">
      <w:pPr>
        <w:spacing w:beforeAutospacing="1" w:afterAutospacing="1" w:line="240" w:lineRule="auto"/>
      </w:pPr>
    </w:p>
    <w:p w14:paraId="1E721E0F" w14:textId="6258C22E" w:rsidR="0D0CD1E1" w:rsidRDefault="0D0CD1E1" w:rsidP="0D0CD1E1">
      <w:pPr>
        <w:spacing w:beforeAutospacing="1" w:afterAutospacing="1" w:line="240" w:lineRule="auto"/>
      </w:pPr>
    </w:p>
    <w:p w14:paraId="09CD5A4E" w14:textId="75F1C962" w:rsidR="0D0CD1E1" w:rsidRDefault="0D0CD1E1" w:rsidP="0D0CD1E1">
      <w:pPr>
        <w:spacing w:beforeAutospacing="1" w:afterAutospacing="1" w:line="240" w:lineRule="auto"/>
      </w:pPr>
    </w:p>
    <w:p w14:paraId="184C57DA" w14:textId="7907386A" w:rsidR="4DF011B6" w:rsidRDefault="4DF011B6" w:rsidP="0D0CD1E1">
      <w:pPr>
        <w:spacing w:line="240" w:lineRule="auto"/>
        <w:jc w:val="center"/>
        <w:rPr>
          <w:b/>
          <w:bCs/>
          <w:sz w:val="32"/>
          <w:szCs w:val="32"/>
        </w:rPr>
      </w:pPr>
      <w:r w:rsidRPr="0D0CD1E1">
        <w:rPr>
          <w:b/>
          <w:bCs/>
          <w:sz w:val="32"/>
          <w:szCs w:val="32"/>
        </w:rPr>
        <w:t>SK Planet 서비스 XSS 참고</w:t>
      </w:r>
    </w:p>
    <w:p w14:paraId="1A9A6E2B" w14:textId="609FB7CD" w:rsidR="0D0CD1E1" w:rsidRDefault="0D0CD1E1" w:rsidP="0D0CD1E1">
      <w:pPr>
        <w:spacing w:line="240" w:lineRule="auto"/>
        <w:jc w:val="center"/>
        <w:rPr>
          <w:b/>
          <w:bCs/>
          <w:sz w:val="32"/>
          <w:szCs w:val="32"/>
        </w:rPr>
      </w:pPr>
    </w:p>
    <w:p w14:paraId="2D6863B4" w14:textId="2FC9F8EE" w:rsidR="4A244555" w:rsidRDefault="4A244555" w:rsidP="0D0CD1E1">
      <w:pPr>
        <w:spacing w:beforeAutospacing="1" w:afterAutospacing="1" w:line="240" w:lineRule="auto"/>
        <w:rPr>
          <w:b/>
          <w:bCs/>
          <w:sz w:val="28"/>
          <w:szCs w:val="28"/>
        </w:rPr>
      </w:pPr>
      <w:r w:rsidRPr="0D0CD1E1">
        <w:rPr>
          <w:b/>
          <w:bCs/>
          <w:sz w:val="28"/>
          <w:szCs w:val="28"/>
        </w:rPr>
        <w:t>1.</w:t>
      </w:r>
      <w:r w:rsidR="79B5EE70" w:rsidRPr="0D0CD1E1">
        <w:rPr>
          <w:b/>
          <w:bCs/>
          <w:sz w:val="28"/>
          <w:szCs w:val="28"/>
        </w:rPr>
        <w:t>ADMIN API 서버</w:t>
      </w:r>
      <w:r w:rsidR="4EE944A1" w:rsidRPr="0D0CD1E1">
        <w:rPr>
          <w:b/>
          <w:bCs/>
          <w:sz w:val="28"/>
          <w:szCs w:val="28"/>
        </w:rPr>
        <w:t xml:space="preserve"> XSS 필터링</w:t>
      </w:r>
    </w:p>
    <w:p w14:paraId="5CEEC500" w14:textId="035077C5" w:rsidR="79E6C5D7" w:rsidRDefault="2C098A9F" w:rsidP="7C48FC82">
      <w:pPr>
        <w:spacing w:beforeAutospacing="1" w:afterAutospacing="1" w:line="240" w:lineRule="auto"/>
      </w:pPr>
      <w:r>
        <w:t>SK Planet ADMIN API서버 필터링 적용제외 요건</w:t>
      </w:r>
    </w:p>
    <w:p w14:paraId="6DC18225" w14:textId="3DCE6B3C" w:rsidR="79E6C5D7" w:rsidRDefault="2C098A9F" w:rsidP="7C48FC82">
      <w:pPr>
        <w:spacing w:beforeAutospacing="1" w:afterAutospacing="1" w:line="240" w:lineRule="auto"/>
      </w:pPr>
      <w:r>
        <w:t xml:space="preserve">(하기 조건 모두 </w:t>
      </w:r>
      <w:proofErr w:type="spellStart"/>
      <w:r>
        <w:t>만족시</w:t>
      </w:r>
      <w:proofErr w:type="spellEnd"/>
      <w:r>
        <w:t xml:space="preserve"> Admin API서버에 필터링 적용하지 않도록 기준정리)</w:t>
      </w:r>
    </w:p>
    <w:p w14:paraId="589B9B28" w14:textId="16603DD8" w:rsidR="79E6C5D7" w:rsidRDefault="79E6C5D7" w:rsidP="7C48FC82">
      <w:pPr>
        <w:spacing w:beforeAutospacing="1" w:afterAutospacing="1" w:line="240" w:lineRule="auto"/>
      </w:pPr>
    </w:p>
    <w:p w14:paraId="4C1CB01A" w14:textId="18F35E45" w:rsidR="79E6C5D7" w:rsidRDefault="2C098A9F" w:rsidP="0D0CD1E1">
      <w:pPr>
        <w:pStyle w:val="a3"/>
        <w:numPr>
          <w:ilvl w:val="0"/>
          <w:numId w:val="22"/>
        </w:numPr>
        <w:spacing w:beforeAutospacing="1" w:afterAutospacing="1" w:line="240" w:lineRule="auto"/>
        <w:ind w:leftChars="0"/>
        <w:rPr>
          <w:color w:val="1F497D"/>
          <w:szCs w:val="20"/>
        </w:rPr>
      </w:pPr>
      <w:proofErr w:type="spellStart"/>
      <w:r w:rsidRPr="0D0CD1E1">
        <w:rPr>
          <w:rFonts w:ascii="맑은 고딕" w:eastAsia="맑은 고딕" w:hAnsi="맑은 고딕" w:cs="맑은 고딕"/>
          <w:color w:val="1F497D"/>
          <w:szCs w:val="20"/>
        </w:rPr>
        <w:t>Xss</w:t>
      </w:r>
      <w:proofErr w:type="spellEnd"/>
      <w:r w:rsidRPr="0D0CD1E1">
        <w:rPr>
          <w:rFonts w:ascii="맑은 고딕" w:eastAsia="맑은 고딕" w:hAnsi="맑은 고딕" w:cs="맑은 고딕"/>
          <w:color w:val="1F497D"/>
          <w:szCs w:val="20"/>
        </w:rPr>
        <w:t xml:space="preserve"> protection block header 적용 (기 적용됨)</w:t>
      </w:r>
    </w:p>
    <w:p w14:paraId="0E2A3A7D" w14:textId="69E404D9" w:rsidR="79E6C5D7" w:rsidRDefault="2C098A9F" w:rsidP="0D0CD1E1">
      <w:pPr>
        <w:pStyle w:val="a3"/>
        <w:numPr>
          <w:ilvl w:val="0"/>
          <w:numId w:val="22"/>
        </w:numPr>
        <w:spacing w:beforeAutospacing="1" w:afterAutospacing="1" w:line="240" w:lineRule="auto"/>
        <w:ind w:leftChars="0"/>
        <w:rPr>
          <w:color w:val="1F497D"/>
          <w:szCs w:val="20"/>
        </w:rPr>
      </w:pPr>
      <w:r w:rsidRPr="0D0CD1E1">
        <w:rPr>
          <w:rFonts w:ascii="맑은 고딕" w:eastAsia="맑은 고딕" w:hAnsi="맑은 고딕" w:cs="맑은 고딕"/>
          <w:color w:val="1F497D"/>
          <w:szCs w:val="20"/>
        </w:rPr>
        <w:t>React를 이용한 frontend 개발 구조 유지 (</w:t>
      </w:r>
      <w:r w:rsidRPr="0D0CD1E1">
        <w:rPr>
          <w:rFonts w:ascii="맑은 고딕" w:eastAsia="맑은 고딕" w:hAnsi="맑은 고딕" w:cs="맑은 고딕"/>
          <w:color w:val="1F497D"/>
          <w:szCs w:val="20"/>
          <w:highlight w:val="yellow"/>
        </w:rPr>
        <w:t xml:space="preserve">v컬러링은 개발 원칙에 </w:t>
      </w:r>
      <w:proofErr w:type="spellStart"/>
      <w:r w:rsidRPr="0D0CD1E1">
        <w:rPr>
          <w:rFonts w:ascii="맑은 고딕" w:eastAsia="맑은 고딕" w:hAnsi="맑은 고딕" w:cs="맑은 고딕"/>
          <w:color w:val="1F497D"/>
          <w:szCs w:val="20"/>
          <w:highlight w:val="yellow"/>
        </w:rPr>
        <w:t>eslint</w:t>
      </w:r>
      <w:proofErr w:type="spellEnd"/>
      <w:r w:rsidRPr="0D0CD1E1">
        <w:rPr>
          <w:rFonts w:ascii="맑은 고딕" w:eastAsia="맑은 고딕" w:hAnsi="맑은 고딕" w:cs="맑은 고딕"/>
          <w:color w:val="1F497D"/>
          <w:szCs w:val="20"/>
          <w:highlight w:val="yellow"/>
        </w:rPr>
        <w:t xml:space="preserve"> 사용 등 해당 내용 </w:t>
      </w:r>
      <w:proofErr w:type="gramStart"/>
      <w:r w:rsidRPr="0D0CD1E1">
        <w:rPr>
          <w:rFonts w:ascii="맑은 고딕" w:eastAsia="맑은 고딕" w:hAnsi="맑은 고딕" w:cs="맑은 고딕"/>
          <w:color w:val="1F497D"/>
          <w:szCs w:val="20"/>
          <w:highlight w:val="yellow"/>
        </w:rPr>
        <w:t>추가 함</w:t>
      </w:r>
      <w:proofErr w:type="gramEnd"/>
      <w:r w:rsidRPr="0D0CD1E1">
        <w:rPr>
          <w:rFonts w:ascii="맑은 고딕" w:eastAsia="맑은 고딕" w:hAnsi="맑은 고딕" w:cs="맑은 고딕"/>
          <w:color w:val="1F497D"/>
          <w:szCs w:val="20"/>
        </w:rPr>
        <w:t>)</w:t>
      </w:r>
      <w:r w:rsidR="79E6C5D7">
        <w:br/>
      </w:r>
      <w:r w:rsidRPr="0D0CD1E1">
        <w:rPr>
          <w:rFonts w:ascii="맑은 고딕" w:eastAsia="맑은 고딕" w:hAnsi="맑은 고딕" w:cs="맑은 고딕"/>
          <w:color w:val="1F497D"/>
          <w:szCs w:val="20"/>
        </w:rPr>
        <w:t xml:space="preserve"> </w:t>
      </w:r>
      <w:hyperlink r:id="rId27" w:anchor="44">
        <w:r w:rsidRPr="0D0CD1E1">
          <w:rPr>
            <w:rStyle w:val="a6"/>
            <w:rFonts w:ascii="맑은 고딕" w:eastAsia="맑은 고딕" w:hAnsi="맑은 고딕" w:cs="맑은 고딕"/>
            <w:szCs w:val="20"/>
          </w:rPr>
          <w:t>http://code.skplanet.com/projects/VRBT/repos/vrbt-frontend/browse/README.md#44</w:t>
        </w:r>
      </w:hyperlink>
    </w:p>
    <w:p w14:paraId="13175A26" w14:textId="3BE743C2" w:rsidR="79E6C5D7" w:rsidRDefault="2C098A9F" w:rsidP="7C48FC82">
      <w:pPr>
        <w:spacing w:beforeAutospacing="1" w:afterAutospacing="1" w:line="240" w:lineRule="auto"/>
      </w:pPr>
      <w:r>
        <w:rPr>
          <w:noProof/>
        </w:rPr>
        <w:lastRenderedPageBreak/>
        <w:drawing>
          <wp:inline distT="0" distB="0" distL="0" distR="0" wp14:anchorId="7D99BAE2" wp14:editId="44C93518">
            <wp:extent cx="6181724" cy="942975"/>
            <wp:effectExtent l="114300" t="114300" r="86360" b="123825"/>
            <wp:docPr id="2117052594" name="그림 2117052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1724" cy="9429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977DC6F" w14:textId="1549D473" w:rsidR="79E6C5D7" w:rsidRDefault="79E6C5D7" w:rsidP="0D0CD1E1">
      <w:pPr>
        <w:spacing w:beforeAutospacing="1" w:afterAutospacing="1" w:line="240" w:lineRule="auto"/>
        <w:rPr>
          <w:rFonts w:ascii="맑은 고딕" w:eastAsia="맑은 고딕" w:hAnsi="맑은 고딕" w:cs="맑은 고딕"/>
          <w:szCs w:val="20"/>
        </w:rPr>
      </w:pPr>
    </w:p>
    <w:p w14:paraId="6882DB82" w14:textId="69442540" w:rsidR="79E6C5D7" w:rsidRDefault="2C098A9F" w:rsidP="0D0CD1E1">
      <w:pPr>
        <w:pStyle w:val="a3"/>
        <w:numPr>
          <w:ilvl w:val="0"/>
          <w:numId w:val="22"/>
        </w:numPr>
        <w:spacing w:beforeAutospacing="1" w:afterAutospacing="1" w:line="240" w:lineRule="auto"/>
        <w:ind w:leftChars="0"/>
        <w:rPr>
          <w:color w:val="1F497D"/>
          <w:szCs w:val="20"/>
        </w:rPr>
      </w:pPr>
      <w:r w:rsidRPr="0D0CD1E1">
        <w:rPr>
          <w:rFonts w:ascii="맑은 고딕" w:eastAsia="맑은 고딕" w:hAnsi="맑은 고딕" w:cs="맑은 고딕"/>
          <w:color w:val="1F497D"/>
          <w:szCs w:val="20"/>
        </w:rPr>
        <w:t>CORS를 이용한 Admin API 서버 호출 가능한 frontend 제한 (기 적용)</w:t>
      </w:r>
    </w:p>
    <w:p w14:paraId="231F9BAA" w14:textId="0BFCA87E" w:rsidR="79E6C5D7" w:rsidRDefault="2C098A9F" w:rsidP="0D0CD1E1">
      <w:pPr>
        <w:pStyle w:val="a3"/>
        <w:numPr>
          <w:ilvl w:val="0"/>
          <w:numId w:val="22"/>
        </w:numPr>
        <w:spacing w:beforeAutospacing="1" w:afterAutospacing="1" w:line="240" w:lineRule="auto"/>
        <w:ind w:leftChars="0"/>
        <w:rPr>
          <w:color w:val="1F497D"/>
          <w:szCs w:val="20"/>
        </w:rPr>
      </w:pPr>
      <w:r w:rsidRPr="0D0CD1E1">
        <w:rPr>
          <w:rFonts w:ascii="맑은 고딕" w:eastAsia="맑은 고딕" w:hAnsi="맑은 고딕" w:cs="맑은 고딕"/>
          <w:color w:val="1F497D"/>
          <w:szCs w:val="20"/>
        </w:rPr>
        <w:t>Frontend(</w:t>
      </w:r>
      <w:proofErr w:type="spellStart"/>
      <w:r w:rsidRPr="0D0CD1E1">
        <w:rPr>
          <w:rFonts w:ascii="맑은 고딕" w:eastAsia="맑은 고딕" w:hAnsi="맑은 고딕" w:cs="맑은 고딕"/>
          <w:color w:val="1F497D"/>
          <w:szCs w:val="20"/>
        </w:rPr>
        <w:t>npm</w:t>
      </w:r>
      <w:proofErr w:type="spellEnd"/>
      <w:r w:rsidRPr="0D0CD1E1">
        <w:rPr>
          <w:rFonts w:ascii="맑은 고딕" w:eastAsia="맑은 고딕" w:hAnsi="맑은 고딕" w:cs="맑은 고딕"/>
          <w:color w:val="1F497D"/>
          <w:szCs w:val="20"/>
        </w:rPr>
        <w:t xml:space="preserve">) library 취약점 조치 (개발코드에 기 </w:t>
      </w:r>
      <w:proofErr w:type="gramStart"/>
      <w:r w:rsidRPr="0D0CD1E1">
        <w:rPr>
          <w:rFonts w:ascii="맑은 고딕" w:eastAsia="맑은 고딕" w:hAnsi="맑은 고딕" w:cs="맑은 고딕"/>
          <w:color w:val="1F497D"/>
          <w:szCs w:val="20"/>
        </w:rPr>
        <w:t>적용 됨</w:t>
      </w:r>
      <w:proofErr w:type="gramEnd"/>
      <w:r w:rsidRPr="0D0CD1E1">
        <w:rPr>
          <w:rFonts w:ascii="맑은 고딕" w:eastAsia="맑은 고딕" w:hAnsi="맑은 고딕" w:cs="맑은 고딕"/>
          <w:color w:val="1F497D"/>
          <w:szCs w:val="20"/>
        </w:rPr>
        <w:t xml:space="preserve">, </w:t>
      </w:r>
      <w:r w:rsidRPr="0D0CD1E1">
        <w:rPr>
          <w:rFonts w:ascii="맑은 고딕" w:eastAsia="맑은 고딕" w:hAnsi="맑은 고딕" w:cs="맑은 고딕"/>
          <w:color w:val="1F497D"/>
          <w:szCs w:val="20"/>
          <w:highlight w:val="yellow"/>
        </w:rPr>
        <w:t>상용배포 필요</w:t>
      </w:r>
      <w:r w:rsidRPr="0D0CD1E1">
        <w:rPr>
          <w:rFonts w:ascii="맑은 고딕" w:eastAsia="맑은 고딕" w:hAnsi="맑은 고딕" w:cs="맑은 고딕"/>
          <w:color w:val="1F497D"/>
          <w:szCs w:val="20"/>
        </w:rPr>
        <w:t>)</w:t>
      </w:r>
    </w:p>
    <w:p w14:paraId="261DAF65" w14:textId="7CD2078E" w:rsidR="79E6C5D7" w:rsidRDefault="79E6C5D7" w:rsidP="7C48FC82">
      <w:pPr>
        <w:spacing w:beforeAutospacing="1" w:afterAutospacing="1" w:line="240" w:lineRule="auto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68"/>
        <w:gridCol w:w="4868"/>
      </w:tblGrid>
      <w:tr w:rsidR="7C48FC82" w14:paraId="55C85508" w14:textId="77777777" w:rsidTr="657E4E5F">
        <w:trPr>
          <w:trHeight w:val="300"/>
        </w:trPr>
        <w:tc>
          <w:tcPr>
            <w:tcW w:w="4868" w:type="dxa"/>
          </w:tcPr>
          <w:p w14:paraId="4DDDD140" w14:textId="283D5713" w:rsidR="7C48FC82" w:rsidRDefault="7C48FC82" w:rsidP="7C48FC82">
            <w:pPr>
              <w:jc w:val="left"/>
            </w:pPr>
          </w:p>
        </w:tc>
        <w:tc>
          <w:tcPr>
            <w:tcW w:w="4868" w:type="dxa"/>
          </w:tcPr>
          <w:p w14:paraId="52C38FA8" w14:textId="591A6749" w:rsidR="7C48FC82" w:rsidRDefault="7C48FC82" w:rsidP="7C48FC82">
            <w:pPr>
              <w:jc w:val="left"/>
            </w:pPr>
          </w:p>
        </w:tc>
      </w:tr>
      <w:tr w:rsidR="7C48FC82" w14:paraId="27446D2D" w14:textId="77777777" w:rsidTr="657E4E5F">
        <w:tc>
          <w:tcPr>
            <w:tcW w:w="4868" w:type="dxa"/>
          </w:tcPr>
          <w:p w14:paraId="21647A94" w14:textId="6BBAF4DA" w:rsidR="7C48FC82" w:rsidRDefault="7C48FC82" w:rsidP="7C48FC82">
            <w:pPr>
              <w:jc w:val="left"/>
            </w:pPr>
          </w:p>
          <w:p w14:paraId="7BEC260A" w14:textId="4A05B6BB" w:rsidR="7C48FC82" w:rsidRDefault="7C48FC82" w:rsidP="7C48FC82">
            <w:pPr>
              <w:jc w:val="left"/>
            </w:pPr>
          </w:p>
        </w:tc>
        <w:tc>
          <w:tcPr>
            <w:tcW w:w="4868" w:type="dxa"/>
          </w:tcPr>
          <w:p w14:paraId="56F1BF67" w14:textId="1165A36E" w:rsidR="7C48FC82" w:rsidRDefault="7C48FC82" w:rsidP="7C48FC82">
            <w:pPr>
              <w:jc w:val="left"/>
            </w:pPr>
          </w:p>
        </w:tc>
      </w:tr>
    </w:tbl>
    <w:p w14:paraId="2772B99F" w14:textId="238C5BCA" w:rsidR="2E065737" w:rsidRDefault="2E065737" w:rsidP="2E065737">
      <w:pPr>
        <w:spacing w:beforeAutospacing="1" w:afterAutospacing="1" w:line="240" w:lineRule="auto"/>
        <w:jc w:val="left"/>
        <w:rPr>
          <w:rFonts w:ascii="맑은 고딕" w:eastAsia="맑은 고딕" w:hAnsi="맑은 고딕" w:cs="맑은 고딕"/>
          <w:color w:val="1F497D"/>
          <w:szCs w:val="20"/>
        </w:rPr>
      </w:pPr>
    </w:p>
    <w:p w14:paraId="3664F28B" w14:textId="2BB443DC" w:rsidR="74199D30" w:rsidRDefault="74199D30" w:rsidP="51EA14D6">
      <w:pPr>
        <w:spacing w:beforeAutospacing="1" w:afterAutospacing="1" w:line="240" w:lineRule="auto"/>
        <w:jc w:val="left"/>
        <w:rPr>
          <w:sz w:val="28"/>
          <w:szCs w:val="28"/>
          <w:rPrChange w:id="0" w:author="임승수/보안진단실/PP89861" w:date="2022-01-05T02:03:00Z">
            <w:rPr>
              <w:sz w:val="24"/>
              <w:szCs w:val="24"/>
            </w:rPr>
          </w:rPrChange>
        </w:rPr>
      </w:pPr>
      <w:r w:rsidRPr="51EA14D6">
        <w:rPr>
          <w:sz w:val="28"/>
          <w:szCs w:val="28"/>
        </w:rPr>
        <w:t xml:space="preserve">2. </w:t>
      </w:r>
      <w:r w:rsidRPr="51EA14D6">
        <w:rPr>
          <w:color w:val="444444"/>
          <w:sz w:val="28"/>
          <w:szCs w:val="28"/>
          <w:rPrChange w:id="1" w:author="임승수/보안진단실/PP89861" w:date="2022-01-05T02:03:00Z">
            <w:rPr>
              <w:rFonts w:ascii="Calibri" w:eastAsia="Calibri" w:hAnsi="Calibri" w:cs="Calibri"/>
              <w:color w:val="444444"/>
              <w:sz w:val="22"/>
            </w:rPr>
          </w:rPrChange>
        </w:rPr>
        <w:t>Cross-Site Request Forgery</w:t>
      </w:r>
    </w:p>
    <w:p w14:paraId="4AFEC96D" w14:textId="6A3BEA8C" w:rsidR="6AFCD12F" w:rsidRDefault="6AFCD12F" w:rsidP="2E065737">
      <w:pPr>
        <w:spacing w:beforeAutospacing="1" w:afterAutospacing="1" w:line="240" w:lineRule="auto"/>
        <w:jc w:val="left"/>
        <w:rPr>
          <w:sz w:val="24"/>
          <w:szCs w:val="24"/>
        </w:rPr>
      </w:pPr>
      <w:r w:rsidRPr="3C715F15">
        <w:rPr>
          <w:sz w:val="24"/>
          <w:szCs w:val="24"/>
        </w:rPr>
        <w:t xml:space="preserve">Fortify 결과에서 검색되는 </w:t>
      </w:r>
      <w:r w:rsidR="02110C92" w:rsidRPr="3C715F15">
        <w:rPr>
          <w:sz w:val="24"/>
          <w:szCs w:val="24"/>
        </w:rPr>
        <w:t>CSRF 항목은 보고서에 취약 or 정보로 구분할지 논의가 필요</w:t>
      </w:r>
      <w:ins w:id="2" w:author="임승수/보안진단실/PP89861" w:date="2022-01-05T02:28:00Z">
        <w:r w:rsidR="244344AD" w:rsidRPr="3C715F15">
          <w:rPr>
            <w:sz w:val="24"/>
            <w:szCs w:val="24"/>
          </w:rPr>
          <w:t>.</w:t>
        </w:r>
      </w:ins>
    </w:p>
    <w:p w14:paraId="65844852" w14:textId="31BF5B4B" w:rsidR="02110C92" w:rsidRDefault="02110C92" w:rsidP="3C715F15">
      <w:pPr>
        <w:spacing w:beforeAutospacing="1" w:afterAutospacing="1" w:line="240" w:lineRule="auto"/>
        <w:jc w:val="left"/>
        <w:rPr>
          <w:sz w:val="24"/>
          <w:szCs w:val="24"/>
        </w:rPr>
      </w:pPr>
      <w:r w:rsidRPr="3C715F15">
        <w:rPr>
          <w:sz w:val="24"/>
          <w:szCs w:val="24"/>
        </w:rPr>
        <w:t xml:space="preserve">기존 CSRF항목에 대해서는 </w:t>
      </w:r>
      <w:r w:rsidR="146C2A45" w:rsidRPr="3C715F15">
        <w:rPr>
          <w:sz w:val="24"/>
          <w:szCs w:val="24"/>
        </w:rPr>
        <w:t>취약으로 잡고 있지 않았음</w:t>
      </w:r>
      <w:ins w:id="3" w:author="임승수/보안진단실/PP89861" w:date="2022-01-05T02:31:00Z">
        <w:r w:rsidR="6B567A19" w:rsidRPr="3C715F15">
          <w:rPr>
            <w:sz w:val="24"/>
            <w:szCs w:val="24"/>
          </w:rPr>
          <w:t xml:space="preserve"> </w:t>
        </w:r>
      </w:ins>
      <w:r w:rsidRPr="3C715F15">
        <w:rPr>
          <w:sz w:val="24"/>
          <w:szCs w:val="24"/>
        </w:rPr>
        <w:t>F</w:t>
      </w:r>
      <w:r w:rsidR="146C2A45" w:rsidRPr="3C715F15">
        <w:rPr>
          <w:sz w:val="24"/>
          <w:szCs w:val="24"/>
        </w:rPr>
        <w:t>ortify 결과</w:t>
      </w:r>
      <w:r w:rsidR="1F1DE6F1" w:rsidRPr="3C715F15">
        <w:rPr>
          <w:sz w:val="24"/>
          <w:szCs w:val="24"/>
        </w:rPr>
        <w:t>중 CSRF결과를 보고서에 추가</w:t>
      </w:r>
      <w:r w:rsidR="56F117E5" w:rsidRPr="3C715F15">
        <w:rPr>
          <w:sz w:val="24"/>
          <w:szCs w:val="24"/>
        </w:rPr>
        <w:t>해야</w:t>
      </w:r>
      <w:r w:rsidR="1B1ADA90" w:rsidRPr="3C715F15">
        <w:rPr>
          <w:sz w:val="24"/>
          <w:szCs w:val="24"/>
        </w:rPr>
        <w:t xml:space="preserve"> </w:t>
      </w:r>
      <w:r w:rsidR="56F117E5" w:rsidRPr="3C715F15">
        <w:rPr>
          <w:sz w:val="24"/>
          <w:szCs w:val="24"/>
        </w:rPr>
        <w:t xml:space="preserve">하는데 해당 항목에 대한 </w:t>
      </w:r>
      <w:r w:rsidR="41A1E040" w:rsidRPr="3C715F15">
        <w:rPr>
          <w:sz w:val="24"/>
          <w:szCs w:val="24"/>
        </w:rPr>
        <w:t>판단 논의 필요</w:t>
      </w:r>
    </w:p>
    <w:p w14:paraId="7C0CE4A1" w14:textId="142B0305" w:rsidR="02110C92" w:rsidRDefault="02110C92" w:rsidP="51EA14D6">
      <w:pPr>
        <w:spacing w:beforeAutospacing="1" w:afterAutospacing="1" w:line="240" w:lineRule="auto"/>
        <w:jc w:val="left"/>
        <w:rPr>
          <w:sz w:val="24"/>
          <w:szCs w:val="24"/>
        </w:rPr>
      </w:pPr>
    </w:p>
    <w:p w14:paraId="51E6A980" w14:textId="1F0D81FE" w:rsidR="2FC70604" w:rsidRDefault="2FC70604" w:rsidP="2FC70604">
      <w:pPr>
        <w:spacing w:beforeAutospacing="1" w:afterAutospacing="1" w:line="240" w:lineRule="auto"/>
        <w:jc w:val="left"/>
        <w:rPr>
          <w:sz w:val="24"/>
          <w:szCs w:val="24"/>
        </w:rPr>
      </w:pPr>
    </w:p>
    <w:p w14:paraId="0194B010" w14:textId="596ACEC7" w:rsidR="2FC70604" w:rsidRDefault="2FC70604" w:rsidP="2FC70604">
      <w:pPr>
        <w:spacing w:beforeAutospacing="1" w:afterAutospacing="1" w:line="240" w:lineRule="auto"/>
        <w:jc w:val="left"/>
        <w:rPr>
          <w:b/>
          <w:bCs/>
          <w:sz w:val="32"/>
          <w:szCs w:val="32"/>
        </w:rPr>
      </w:pPr>
    </w:p>
    <w:p w14:paraId="2395EC86" w14:textId="38EA46C4" w:rsidR="2FC70604" w:rsidRDefault="2FC70604" w:rsidP="2FC70604">
      <w:pPr>
        <w:spacing w:beforeAutospacing="1" w:afterAutospacing="1" w:line="240" w:lineRule="auto"/>
        <w:jc w:val="left"/>
        <w:rPr>
          <w:b/>
          <w:bCs/>
          <w:sz w:val="32"/>
          <w:szCs w:val="32"/>
        </w:rPr>
      </w:pPr>
    </w:p>
    <w:p w14:paraId="6C6EA8F0" w14:textId="18429815" w:rsidR="2FC70604" w:rsidRDefault="2FC70604" w:rsidP="2FC70604">
      <w:pPr>
        <w:spacing w:beforeAutospacing="1" w:afterAutospacing="1" w:line="240" w:lineRule="auto"/>
        <w:jc w:val="left"/>
        <w:rPr>
          <w:b/>
          <w:bCs/>
          <w:sz w:val="32"/>
          <w:szCs w:val="32"/>
        </w:rPr>
      </w:pPr>
    </w:p>
    <w:p w14:paraId="3A0D013B" w14:textId="403DBD64" w:rsidR="6D934FF1" w:rsidRDefault="6D934FF1" w:rsidP="2FC70604">
      <w:pPr>
        <w:spacing w:beforeAutospacing="1" w:afterAutospacing="1" w:line="240" w:lineRule="auto"/>
        <w:jc w:val="left"/>
        <w:rPr>
          <w:b/>
          <w:bCs/>
          <w:sz w:val="32"/>
          <w:szCs w:val="32"/>
        </w:rPr>
      </w:pPr>
      <w:r w:rsidRPr="2FC70604">
        <w:rPr>
          <w:b/>
          <w:bCs/>
          <w:sz w:val="32"/>
          <w:szCs w:val="32"/>
        </w:rPr>
        <w:t>XSS 스캐너 진단</w:t>
      </w:r>
    </w:p>
    <w:p w14:paraId="40A17D41" w14:textId="1BC0B8BF" w:rsidR="2FC70604" w:rsidRDefault="2FC70604" w:rsidP="2FC70604">
      <w:pPr>
        <w:spacing w:beforeAutospacing="1" w:afterAutospacing="1" w:line="240" w:lineRule="auto"/>
        <w:jc w:val="left"/>
        <w:rPr>
          <w:b/>
          <w:bCs/>
          <w:sz w:val="32"/>
          <w:szCs w:val="32"/>
        </w:rPr>
      </w:pPr>
    </w:p>
    <w:p w14:paraId="066C1BA7" w14:textId="44F8DD3B" w:rsidR="2FC70604" w:rsidRDefault="2FC70604" w:rsidP="2FC70604">
      <w:pPr>
        <w:spacing w:beforeAutospacing="1" w:afterAutospacing="1" w:line="240" w:lineRule="auto"/>
        <w:jc w:val="left"/>
        <w:rPr>
          <w:rFonts w:ascii="Calibri" w:eastAsia="Calibri" w:hAnsi="Calibri" w:cs="Calibri"/>
          <w:b/>
          <w:bCs/>
          <w:color w:val="000000" w:themeColor="text1"/>
          <w:sz w:val="22"/>
        </w:rPr>
      </w:pPr>
      <w:r w:rsidRPr="2FC70604">
        <w:rPr>
          <w:rFonts w:ascii="Calibri" w:eastAsia="Calibri" w:hAnsi="Calibri" w:cs="Calibri"/>
          <w:b/>
          <w:bCs/>
          <w:color w:val="000000" w:themeColor="text1"/>
          <w:sz w:val="22"/>
        </w:rPr>
        <w:t>1. 사전 준비:</w:t>
      </w:r>
      <w:r w:rsidRPr="2FC70604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</w:t>
      </w:r>
    </w:p>
    <w:p w14:paraId="5C642DA2" w14:textId="1A73F427" w:rsidR="2FC70604" w:rsidRDefault="2FC70604" w:rsidP="2FC70604">
      <w:pPr>
        <w:spacing w:beforeAutospacing="1" w:afterAutospacing="1" w:line="240" w:lineRule="auto"/>
        <w:jc w:val="left"/>
        <w:rPr>
          <w:rFonts w:ascii="Calibri" w:eastAsia="Calibri" w:hAnsi="Calibri" w:cs="Calibri"/>
          <w:b/>
          <w:bCs/>
          <w:color w:val="000000" w:themeColor="text1"/>
          <w:sz w:val="22"/>
        </w:rPr>
      </w:pPr>
      <w:r w:rsidRPr="2FC70604">
        <w:rPr>
          <w:rFonts w:ascii="Calibri" w:eastAsia="Calibri" w:hAnsi="Calibri" w:cs="Calibri"/>
          <w:b/>
          <w:bCs/>
          <w:color w:val="000000" w:themeColor="text1"/>
          <w:sz w:val="22"/>
        </w:rPr>
        <w:t xml:space="preserve">(필수)Ruby: </w:t>
      </w:r>
      <w:hyperlink r:id="rId29">
        <w:r w:rsidRPr="2FC70604">
          <w:rPr>
            <w:rStyle w:val="a6"/>
            <w:rFonts w:ascii="Calibri" w:eastAsia="Calibri" w:hAnsi="Calibri" w:cs="Calibri"/>
            <w:b/>
            <w:bCs/>
            <w:sz w:val="22"/>
          </w:rPr>
          <w:t>https://rubyinstaller.org/downloads/</w:t>
        </w:r>
      </w:hyperlink>
    </w:p>
    <w:p w14:paraId="69FE879D" w14:textId="25C394E5" w:rsidR="2FC70604" w:rsidRDefault="2FC70604" w:rsidP="2FC70604">
      <w:pPr>
        <w:spacing w:beforeAutospacing="1" w:afterAutospacing="1" w:line="240" w:lineRule="auto"/>
        <w:jc w:val="left"/>
        <w:rPr>
          <w:rFonts w:ascii="Calibri" w:eastAsia="Calibri" w:hAnsi="Calibri" w:cs="Calibri"/>
          <w:b/>
          <w:bCs/>
          <w:color w:val="000000" w:themeColor="text1"/>
          <w:sz w:val="22"/>
        </w:rPr>
      </w:pPr>
      <w:r w:rsidRPr="2FC70604">
        <w:rPr>
          <w:rFonts w:ascii="Calibri" w:eastAsia="Calibri" w:hAnsi="Calibri" w:cs="Calibri"/>
          <w:b/>
          <w:bCs/>
          <w:color w:val="000000" w:themeColor="text1"/>
          <w:sz w:val="22"/>
        </w:rPr>
        <w:t xml:space="preserve">(필수)Ruby설치법: </w:t>
      </w:r>
      <w:hyperlink r:id="rId30">
        <w:r w:rsidRPr="2FC70604">
          <w:rPr>
            <w:rStyle w:val="a6"/>
            <w:rFonts w:ascii="Calibri" w:eastAsia="Calibri" w:hAnsi="Calibri" w:cs="Calibri"/>
            <w:b/>
            <w:bCs/>
            <w:sz w:val="22"/>
          </w:rPr>
          <w:t>https://junstar92.tistory.com/5</w:t>
        </w:r>
      </w:hyperlink>
    </w:p>
    <w:p w14:paraId="11A82FDF" w14:textId="1092F873" w:rsidR="2FC70604" w:rsidRDefault="2FC70604" w:rsidP="2FC70604">
      <w:pPr>
        <w:spacing w:beforeAutospacing="1" w:afterAutospacing="1" w:line="240" w:lineRule="auto"/>
        <w:jc w:val="left"/>
        <w:rPr>
          <w:rFonts w:ascii="Calibri" w:eastAsia="Calibri" w:hAnsi="Calibri" w:cs="Calibri"/>
          <w:b/>
          <w:bCs/>
          <w:color w:val="000000" w:themeColor="text1"/>
          <w:sz w:val="22"/>
        </w:rPr>
      </w:pPr>
      <w:r w:rsidRPr="2FC70604">
        <w:rPr>
          <w:rFonts w:ascii="Calibri" w:eastAsia="Calibri" w:hAnsi="Calibri" w:cs="Calibri"/>
          <w:b/>
          <w:bCs/>
          <w:color w:val="000000" w:themeColor="text1"/>
          <w:sz w:val="22"/>
        </w:rPr>
        <w:t xml:space="preserve">(선택)XSS </w:t>
      </w:r>
      <w:proofErr w:type="gramStart"/>
      <w:r w:rsidRPr="2FC70604">
        <w:rPr>
          <w:rFonts w:ascii="Calibri" w:eastAsia="Calibri" w:hAnsi="Calibri" w:cs="Calibri"/>
          <w:b/>
          <w:bCs/>
          <w:color w:val="000000" w:themeColor="text1"/>
          <w:sz w:val="22"/>
        </w:rPr>
        <w:t>Spear :</w:t>
      </w:r>
      <w:proofErr w:type="gramEnd"/>
      <w:r w:rsidRPr="2FC70604">
        <w:rPr>
          <w:rFonts w:ascii="Calibri" w:eastAsia="Calibri" w:hAnsi="Calibri" w:cs="Calibri"/>
          <w:b/>
          <w:bCs/>
          <w:color w:val="000000" w:themeColor="text1"/>
          <w:sz w:val="22"/>
        </w:rPr>
        <w:t xml:space="preserve"> </w:t>
      </w:r>
      <w:hyperlink r:id="rId31">
        <w:r w:rsidRPr="2FC70604">
          <w:rPr>
            <w:rStyle w:val="a6"/>
            <w:rFonts w:ascii="Calibri" w:eastAsia="Calibri" w:hAnsi="Calibri" w:cs="Calibri"/>
            <w:b/>
            <w:bCs/>
            <w:sz w:val="22"/>
          </w:rPr>
          <w:t>https://github.com/hahwul/XSpear</w:t>
        </w:r>
      </w:hyperlink>
    </w:p>
    <w:p w14:paraId="33E0E51E" w14:textId="2F9F7BCF" w:rsidR="2FC70604" w:rsidRDefault="2FC70604" w:rsidP="2FC70604">
      <w:pPr>
        <w:spacing w:beforeAutospacing="1" w:afterAutospacing="1" w:line="240" w:lineRule="auto"/>
        <w:jc w:val="left"/>
        <w:rPr>
          <w:rFonts w:ascii="Calibri" w:eastAsia="Calibri" w:hAnsi="Calibri" w:cs="Calibri"/>
          <w:b/>
          <w:bCs/>
          <w:color w:val="000000" w:themeColor="text1"/>
          <w:sz w:val="22"/>
        </w:rPr>
      </w:pPr>
    </w:p>
    <w:p w14:paraId="127004A3" w14:textId="4C917873" w:rsidR="2FC70604" w:rsidRDefault="2FC70604" w:rsidP="2FC70604">
      <w:pPr>
        <w:spacing w:beforeAutospacing="1" w:afterAutospacing="1" w:line="240" w:lineRule="auto"/>
        <w:jc w:val="left"/>
        <w:rPr>
          <w:b/>
          <w:bCs/>
          <w:sz w:val="32"/>
          <w:szCs w:val="32"/>
        </w:rPr>
      </w:pPr>
    </w:p>
    <w:p w14:paraId="1D2F5F9B" w14:textId="3684C74E" w:rsidR="2FC70604" w:rsidRDefault="2FC70604" w:rsidP="2FC70604">
      <w:pPr>
        <w:spacing w:beforeAutospacing="1" w:afterAutospacing="1" w:line="240" w:lineRule="auto"/>
        <w:jc w:val="left"/>
        <w:rPr>
          <w:b/>
          <w:bCs/>
          <w:sz w:val="22"/>
        </w:rPr>
      </w:pPr>
      <w:r w:rsidRPr="2FC70604">
        <w:rPr>
          <w:b/>
          <w:bCs/>
          <w:sz w:val="22"/>
        </w:rPr>
        <w:t xml:space="preserve">2. 목적: </w:t>
      </w:r>
      <w:r w:rsidRPr="2FC70604">
        <w:rPr>
          <w:sz w:val="22"/>
        </w:rPr>
        <w:t xml:space="preserve">진단대상의 필터 작동과 필터 충분여부를 테스트하기 위해 </w:t>
      </w:r>
      <w:r w:rsidRPr="2FC70604">
        <w:rPr>
          <w:b/>
          <w:bCs/>
          <w:sz w:val="22"/>
        </w:rPr>
        <w:t>교차검증</w:t>
      </w:r>
      <w:r w:rsidRPr="2FC70604">
        <w:rPr>
          <w:sz w:val="22"/>
        </w:rPr>
        <w:t>을 목적으로 함</w:t>
      </w:r>
    </w:p>
    <w:p w14:paraId="339783C9" w14:textId="4C14A8F6" w:rsidR="2FC70604" w:rsidRDefault="2FC70604" w:rsidP="2FC70604">
      <w:pPr>
        <w:spacing w:beforeAutospacing="1" w:afterAutospacing="1" w:line="240" w:lineRule="auto"/>
        <w:jc w:val="left"/>
        <w:rPr>
          <w:sz w:val="22"/>
        </w:rPr>
      </w:pPr>
    </w:p>
    <w:p w14:paraId="3437FF33" w14:textId="1245B6AE" w:rsidR="2FC70604" w:rsidRDefault="2FC70604" w:rsidP="2FC70604">
      <w:pPr>
        <w:spacing w:beforeAutospacing="1" w:afterAutospacing="1" w:line="240" w:lineRule="auto"/>
        <w:jc w:val="left"/>
        <w:rPr>
          <w:b/>
          <w:bCs/>
          <w:sz w:val="22"/>
        </w:rPr>
      </w:pPr>
      <w:r w:rsidRPr="15E8E772">
        <w:rPr>
          <w:b/>
          <w:bCs/>
          <w:sz w:val="22"/>
        </w:rPr>
        <w:t>3. 내용</w:t>
      </w:r>
    </w:p>
    <w:p w14:paraId="45585C35" w14:textId="65F39667" w:rsidR="2FC70604" w:rsidRDefault="15E8E772" w:rsidP="15E8E772">
      <w:pPr>
        <w:spacing w:beforeAutospacing="1" w:afterAutospacing="1" w:line="240" w:lineRule="auto"/>
        <w:jc w:val="left"/>
        <w:rPr>
          <w:b/>
          <w:bCs/>
          <w:sz w:val="22"/>
        </w:rPr>
      </w:pPr>
      <w:r w:rsidRPr="15E8E772">
        <w:rPr>
          <w:b/>
          <w:bCs/>
          <w:sz w:val="22"/>
        </w:rPr>
        <w:t>3.1 설치</w:t>
      </w:r>
    </w:p>
    <w:p w14:paraId="188614DA" w14:textId="1CDAB7D5" w:rsidR="2FC70604" w:rsidRDefault="2FC70604" w:rsidP="15E8E772">
      <w:pPr>
        <w:spacing w:beforeAutospacing="1" w:afterAutospacing="1" w:line="240" w:lineRule="auto"/>
        <w:jc w:val="left"/>
        <w:rPr>
          <w:b/>
          <w:bCs/>
          <w:sz w:val="22"/>
        </w:rPr>
      </w:pPr>
    </w:p>
    <w:p w14:paraId="7605570D" w14:textId="4CBE562A" w:rsidR="2FC70604" w:rsidRDefault="15E8E772" w:rsidP="15E8E772">
      <w:pPr>
        <w:spacing w:beforeAutospacing="1" w:afterAutospacing="1" w:line="240" w:lineRule="auto"/>
        <w:jc w:val="left"/>
        <w:rPr>
          <w:b/>
          <w:bCs/>
          <w:sz w:val="22"/>
        </w:rPr>
      </w:pPr>
      <w:r w:rsidRPr="15E8E772">
        <w:rPr>
          <w:b/>
          <w:bCs/>
          <w:sz w:val="22"/>
        </w:rPr>
        <w:t>설치 방법은 두가지이며 ‘기본설치’ 방법을 권장</w:t>
      </w:r>
    </w:p>
    <w:p w14:paraId="4E751D47" w14:textId="2A7D0911" w:rsidR="2FC70604" w:rsidRDefault="2FC70604" w:rsidP="15E8E772">
      <w:pPr>
        <w:spacing w:beforeAutospacing="1" w:afterAutospacing="1" w:line="240" w:lineRule="auto"/>
        <w:jc w:val="left"/>
        <w:rPr>
          <w:b/>
          <w:bCs/>
          <w:sz w:val="22"/>
        </w:rPr>
      </w:pPr>
    </w:p>
    <w:p w14:paraId="1CCCF3C2" w14:textId="453CB69E" w:rsidR="2FC70604" w:rsidRDefault="15E8E772" w:rsidP="15E8E772">
      <w:pPr>
        <w:spacing w:beforeAutospacing="1" w:afterAutospacing="1" w:line="240" w:lineRule="auto"/>
        <w:jc w:val="left"/>
        <w:rPr>
          <w:b/>
          <w:bCs/>
          <w:sz w:val="22"/>
        </w:rPr>
      </w:pPr>
      <w:r w:rsidRPr="15E8E772">
        <w:rPr>
          <w:b/>
          <w:bCs/>
          <w:sz w:val="22"/>
        </w:rPr>
        <w:t>3.1.1 기본설치</w:t>
      </w:r>
    </w:p>
    <w:p w14:paraId="58D85239" w14:textId="1BFEA287" w:rsidR="2FC70604" w:rsidRDefault="2FC70604" w:rsidP="15E8E772">
      <w:pPr>
        <w:spacing w:beforeAutospacing="1" w:afterAutospacing="1" w:line="240" w:lineRule="auto"/>
        <w:jc w:val="left"/>
        <w:rPr>
          <w:b/>
          <w:bCs/>
          <w:sz w:val="22"/>
        </w:rPr>
      </w:pPr>
    </w:p>
    <w:p w14:paraId="123A1853" w14:textId="77980441" w:rsidR="2FC70604" w:rsidRDefault="15E8E772" w:rsidP="15E8E772">
      <w:pPr>
        <w:spacing w:beforeAutospacing="1" w:afterAutospacing="1" w:line="240" w:lineRule="auto"/>
        <w:jc w:val="left"/>
        <w:rPr>
          <w:b/>
          <w:bCs/>
          <w:sz w:val="22"/>
        </w:rPr>
      </w:pPr>
      <w:r w:rsidRPr="15E8E772">
        <w:rPr>
          <w:b/>
          <w:bCs/>
          <w:sz w:val="22"/>
        </w:rPr>
        <w:t xml:space="preserve">1. </w:t>
      </w:r>
      <w:proofErr w:type="spellStart"/>
      <w:r w:rsidRPr="15E8E772">
        <w:rPr>
          <w:b/>
          <w:bCs/>
          <w:sz w:val="22"/>
        </w:rPr>
        <w:t>Xspear</w:t>
      </w:r>
      <w:proofErr w:type="spellEnd"/>
      <w:r w:rsidRPr="15E8E772">
        <w:rPr>
          <w:b/>
          <w:bCs/>
          <w:sz w:val="22"/>
        </w:rPr>
        <w:t xml:space="preserve"> 설치</w:t>
      </w:r>
    </w:p>
    <w:p w14:paraId="7664CCFE" w14:textId="1C915A11" w:rsidR="2FC70604" w:rsidRDefault="15E8E772" w:rsidP="15E8E772">
      <w:pPr>
        <w:spacing w:beforeAutospacing="1" w:afterAutospacing="1" w:line="240" w:lineRule="auto"/>
        <w:jc w:val="left"/>
        <w:rPr>
          <w:b/>
          <w:bCs/>
          <w:sz w:val="22"/>
        </w:rPr>
      </w:pPr>
      <w:r w:rsidRPr="15E8E772">
        <w:rPr>
          <w:b/>
          <w:bCs/>
          <w:sz w:val="22"/>
        </w:rPr>
        <w:lastRenderedPageBreak/>
        <w:t xml:space="preserve">- gem install </w:t>
      </w:r>
      <w:proofErr w:type="spellStart"/>
      <w:r w:rsidRPr="15E8E772">
        <w:rPr>
          <w:b/>
          <w:bCs/>
          <w:sz w:val="22"/>
        </w:rPr>
        <w:t>XSpear</w:t>
      </w:r>
      <w:proofErr w:type="spellEnd"/>
    </w:p>
    <w:p w14:paraId="01F8EE8C" w14:textId="01BEE384" w:rsidR="2FC70604" w:rsidRDefault="2FC70604" w:rsidP="15E8E772">
      <w:pPr>
        <w:spacing w:beforeAutospacing="1" w:afterAutospacing="1" w:line="240" w:lineRule="auto"/>
        <w:jc w:val="left"/>
        <w:rPr>
          <w:b/>
          <w:bCs/>
          <w:sz w:val="22"/>
        </w:rPr>
      </w:pPr>
    </w:p>
    <w:p w14:paraId="5398C539" w14:textId="26D08038" w:rsidR="2FC70604" w:rsidRDefault="15E8E772" w:rsidP="15E8E772">
      <w:pPr>
        <w:spacing w:beforeAutospacing="1" w:afterAutospacing="1" w:line="240" w:lineRule="auto"/>
        <w:jc w:val="left"/>
        <w:rPr>
          <w:rFonts w:ascii="Consolas" w:eastAsia="Consolas" w:hAnsi="Consolas" w:cs="Consolas"/>
          <w:color w:val="C9D1D9"/>
          <w:szCs w:val="20"/>
        </w:rPr>
      </w:pPr>
      <w:r w:rsidRPr="15E8E772">
        <w:rPr>
          <w:b/>
          <w:bCs/>
          <w:sz w:val="22"/>
        </w:rPr>
        <w:t xml:space="preserve">2. 의존성 패키지 설치 </w:t>
      </w:r>
    </w:p>
    <w:p w14:paraId="60185722" w14:textId="3ABB8EFE" w:rsidR="2FC70604" w:rsidRDefault="15E8E772" w:rsidP="15E8E772">
      <w:pPr>
        <w:spacing w:beforeAutospacing="1" w:afterAutospacing="1" w:line="240" w:lineRule="auto"/>
        <w:jc w:val="left"/>
        <w:rPr>
          <w:b/>
          <w:bCs/>
          <w:sz w:val="22"/>
        </w:rPr>
      </w:pPr>
      <w:r w:rsidRPr="15E8E772">
        <w:rPr>
          <w:b/>
          <w:bCs/>
          <w:sz w:val="22"/>
        </w:rPr>
        <w:t>- gem install colorize</w:t>
      </w:r>
      <w:r w:rsidR="2FC70604">
        <w:br/>
      </w:r>
      <w:r w:rsidRPr="15E8E772">
        <w:rPr>
          <w:b/>
          <w:bCs/>
          <w:sz w:val="22"/>
        </w:rPr>
        <w:t>- gem install selenium-</w:t>
      </w:r>
      <w:proofErr w:type="spellStart"/>
      <w:r w:rsidRPr="15E8E772">
        <w:rPr>
          <w:b/>
          <w:bCs/>
          <w:sz w:val="22"/>
        </w:rPr>
        <w:t>webdriver</w:t>
      </w:r>
      <w:proofErr w:type="spellEnd"/>
      <w:r w:rsidR="2FC70604">
        <w:br/>
      </w:r>
      <w:r w:rsidRPr="15E8E772">
        <w:rPr>
          <w:b/>
          <w:bCs/>
          <w:sz w:val="22"/>
        </w:rPr>
        <w:t>- gem install terminal-table</w:t>
      </w:r>
      <w:r w:rsidR="2FC70604">
        <w:br/>
      </w:r>
      <w:r w:rsidRPr="15E8E772">
        <w:rPr>
          <w:b/>
          <w:bCs/>
          <w:sz w:val="22"/>
        </w:rPr>
        <w:t xml:space="preserve">- gem install </w:t>
      </w:r>
      <w:proofErr w:type="spellStart"/>
      <w:r w:rsidRPr="15E8E772">
        <w:rPr>
          <w:b/>
          <w:bCs/>
          <w:sz w:val="22"/>
        </w:rPr>
        <w:t>progress_bar</w:t>
      </w:r>
      <w:proofErr w:type="spellEnd"/>
    </w:p>
    <w:p w14:paraId="121A725A" w14:textId="486D10E6" w:rsidR="2FC70604" w:rsidRDefault="2FC70604" w:rsidP="15E8E772">
      <w:pPr>
        <w:spacing w:beforeAutospacing="1" w:afterAutospacing="1" w:line="240" w:lineRule="auto"/>
        <w:jc w:val="left"/>
        <w:rPr>
          <w:b/>
          <w:bCs/>
          <w:sz w:val="22"/>
        </w:rPr>
      </w:pPr>
    </w:p>
    <w:p w14:paraId="3B8FD838" w14:textId="27DBAF56" w:rsidR="2FC70604" w:rsidRDefault="15E8E772" w:rsidP="15E8E772">
      <w:pPr>
        <w:spacing w:beforeAutospacing="1" w:afterAutospacing="1" w:line="240" w:lineRule="auto"/>
        <w:jc w:val="left"/>
        <w:rPr>
          <w:b/>
          <w:bCs/>
          <w:sz w:val="22"/>
        </w:rPr>
      </w:pPr>
      <w:r w:rsidRPr="15E8E772">
        <w:rPr>
          <w:b/>
          <w:bCs/>
          <w:sz w:val="22"/>
        </w:rPr>
        <w:t>3.1.2 파일 직접 설치</w:t>
      </w:r>
    </w:p>
    <w:p w14:paraId="1AAB0A8A" w14:textId="796DA5C8" w:rsidR="2FC70604" w:rsidRDefault="2FC70604" w:rsidP="15E8E772">
      <w:pPr>
        <w:spacing w:beforeAutospacing="1" w:afterAutospacing="1" w:line="240" w:lineRule="auto"/>
        <w:jc w:val="left"/>
        <w:rPr>
          <w:b/>
          <w:bCs/>
          <w:sz w:val="22"/>
        </w:rPr>
      </w:pPr>
    </w:p>
    <w:p w14:paraId="72CD20C2" w14:textId="192FDDCA" w:rsidR="2FC70604" w:rsidRDefault="15E8E772" w:rsidP="15E8E772">
      <w:pPr>
        <w:spacing w:beforeAutospacing="1" w:afterAutospacing="1" w:line="240" w:lineRule="auto"/>
        <w:jc w:val="left"/>
        <w:rPr>
          <w:b/>
          <w:bCs/>
          <w:sz w:val="22"/>
        </w:rPr>
      </w:pPr>
      <w:r w:rsidRPr="15E8E772">
        <w:rPr>
          <w:b/>
          <w:bCs/>
          <w:sz w:val="22"/>
        </w:rPr>
        <w:t xml:space="preserve">파일 다운로드: </w:t>
      </w:r>
      <w:hyperlink r:id="rId32">
        <w:r w:rsidRPr="15E8E772">
          <w:rPr>
            <w:rStyle w:val="a6"/>
            <w:b/>
            <w:bCs/>
            <w:sz w:val="22"/>
          </w:rPr>
          <w:t>https://github.com/hahwul/XSpear/releases</w:t>
        </w:r>
      </w:hyperlink>
    </w:p>
    <w:p w14:paraId="1C4425C0" w14:textId="04825379" w:rsidR="2FC70604" w:rsidRDefault="15E8E772" w:rsidP="15E8E772">
      <w:pPr>
        <w:spacing w:beforeAutospacing="1" w:afterAutospacing="1" w:line="240" w:lineRule="auto"/>
        <w:jc w:val="left"/>
        <w:rPr>
          <w:b/>
          <w:bCs/>
          <w:sz w:val="22"/>
        </w:rPr>
      </w:pPr>
      <w:r w:rsidRPr="15E8E772">
        <w:rPr>
          <w:b/>
          <w:bCs/>
          <w:sz w:val="22"/>
        </w:rPr>
        <w:t xml:space="preserve">- gem install </w:t>
      </w:r>
      <w:proofErr w:type="spellStart"/>
      <w:r w:rsidRPr="15E8E772">
        <w:rPr>
          <w:b/>
          <w:bCs/>
          <w:sz w:val="22"/>
        </w:rPr>
        <w:t>XSpear</w:t>
      </w:r>
      <w:proofErr w:type="spellEnd"/>
      <w:r w:rsidRPr="15E8E772">
        <w:rPr>
          <w:b/>
          <w:bCs/>
          <w:sz w:val="22"/>
        </w:rPr>
        <w:t>-{version</w:t>
      </w:r>
      <w:proofErr w:type="gramStart"/>
      <w:r w:rsidRPr="15E8E772">
        <w:rPr>
          <w:b/>
          <w:bCs/>
          <w:sz w:val="22"/>
        </w:rPr>
        <w:t>}.gem</w:t>
      </w:r>
      <w:proofErr w:type="gramEnd"/>
    </w:p>
    <w:p w14:paraId="551B0ACA" w14:textId="6341CE0A" w:rsidR="2FC70604" w:rsidRDefault="15E8E772" w:rsidP="15E8E772">
      <w:pPr>
        <w:spacing w:beforeAutospacing="1" w:afterAutospacing="1" w:line="240" w:lineRule="auto"/>
        <w:jc w:val="left"/>
        <w:rPr>
          <w:b/>
          <w:bCs/>
          <w:sz w:val="22"/>
        </w:rPr>
      </w:pPr>
      <w:r w:rsidRPr="15E8E772">
        <w:rPr>
          <w:b/>
          <w:bCs/>
          <w:sz w:val="22"/>
        </w:rPr>
        <w:t>- gem '</w:t>
      </w:r>
      <w:proofErr w:type="spellStart"/>
      <w:r w:rsidRPr="15E8E772">
        <w:rPr>
          <w:b/>
          <w:bCs/>
          <w:sz w:val="22"/>
        </w:rPr>
        <w:t>XSpear</w:t>
      </w:r>
      <w:proofErr w:type="spellEnd"/>
      <w:r w:rsidRPr="15E8E772">
        <w:rPr>
          <w:b/>
          <w:bCs/>
          <w:sz w:val="22"/>
        </w:rPr>
        <w:t>'</w:t>
      </w:r>
    </w:p>
    <w:p w14:paraId="5DB366A2" w14:textId="770160E8" w:rsidR="2FC70604" w:rsidRDefault="15E8E772" w:rsidP="15E8E772">
      <w:pPr>
        <w:spacing w:beforeAutospacing="1" w:afterAutospacing="1" w:line="240" w:lineRule="auto"/>
        <w:jc w:val="left"/>
        <w:rPr>
          <w:b/>
          <w:bCs/>
          <w:sz w:val="22"/>
        </w:rPr>
      </w:pPr>
      <w:r w:rsidRPr="15E8E772">
        <w:rPr>
          <w:b/>
          <w:bCs/>
          <w:sz w:val="22"/>
        </w:rPr>
        <w:t>- bundle</w:t>
      </w:r>
    </w:p>
    <w:p w14:paraId="236BB3E8" w14:textId="2A2C5452" w:rsidR="2FC70604" w:rsidRDefault="2FC70604" w:rsidP="2FC70604">
      <w:pPr>
        <w:spacing w:beforeAutospacing="1" w:afterAutospacing="1" w:line="240" w:lineRule="auto"/>
        <w:jc w:val="left"/>
        <w:rPr>
          <w:b/>
          <w:bCs/>
          <w:sz w:val="22"/>
        </w:rPr>
      </w:pPr>
    </w:p>
    <w:p w14:paraId="271D1B73" w14:textId="4AD06ABE" w:rsidR="2FC70604" w:rsidRDefault="2FC70604" w:rsidP="340346A4">
      <w:pPr>
        <w:spacing w:beforeAutospacing="1" w:afterAutospacing="1" w:line="240" w:lineRule="auto"/>
        <w:jc w:val="left"/>
        <w:rPr>
          <w:b/>
          <w:bCs/>
          <w:sz w:val="22"/>
        </w:rPr>
      </w:pPr>
      <w:r w:rsidRPr="340346A4">
        <w:rPr>
          <w:b/>
          <w:bCs/>
          <w:sz w:val="22"/>
        </w:rPr>
        <w:t xml:space="preserve">3.2 </w:t>
      </w:r>
      <w:proofErr w:type="spellStart"/>
      <w:r w:rsidRPr="340346A4">
        <w:rPr>
          <w:b/>
          <w:bCs/>
          <w:sz w:val="22"/>
        </w:rPr>
        <w:t>기본명령어</w:t>
      </w:r>
      <w:proofErr w:type="spellEnd"/>
      <w:r w:rsidRPr="340346A4">
        <w:rPr>
          <w:b/>
          <w:bCs/>
          <w:sz w:val="22"/>
        </w:rPr>
        <w:t xml:space="preserve"> </w:t>
      </w:r>
    </w:p>
    <w:p w14:paraId="2CE87B67" w14:textId="29132369" w:rsidR="2FC70604" w:rsidRDefault="2FC70604" w:rsidP="2FC70604">
      <w:pPr>
        <w:spacing w:beforeAutospacing="1" w:afterAutospacing="1" w:line="240" w:lineRule="auto"/>
        <w:jc w:val="left"/>
        <w:rPr>
          <w:b/>
          <w:bCs/>
          <w:sz w:val="22"/>
        </w:rPr>
      </w:pPr>
      <w:r w:rsidRPr="340346A4">
        <w:rPr>
          <w:b/>
          <w:bCs/>
          <w:sz w:val="22"/>
        </w:rPr>
        <w:t xml:space="preserve">- </w:t>
      </w:r>
      <w:proofErr w:type="spellStart"/>
      <w:r w:rsidRPr="340346A4">
        <w:rPr>
          <w:b/>
          <w:bCs/>
          <w:sz w:val="22"/>
        </w:rPr>
        <w:t>xspear</w:t>
      </w:r>
      <w:proofErr w:type="spellEnd"/>
      <w:r w:rsidRPr="340346A4">
        <w:rPr>
          <w:b/>
          <w:bCs/>
          <w:sz w:val="22"/>
        </w:rPr>
        <w:t xml:space="preserve"> -u 'https://xxx.co.kr?test=’ -v 2 –a</w:t>
      </w:r>
    </w:p>
    <w:p w14:paraId="6B59CB2D" w14:textId="78ECA42A" w:rsidR="2FC70604" w:rsidRDefault="2FC70604" w:rsidP="2FC70604">
      <w:pPr>
        <w:spacing w:beforeAutospacing="1" w:afterAutospacing="1" w:line="240" w:lineRule="auto"/>
        <w:jc w:val="left"/>
        <w:rPr>
          <w:b/>
          <w:bCs/>
          <w:sz w:val="22"/>
        </w:rPr>
      </w:pPr>
    </w:p>
    <w:p w14:paraId="67E06E12" w14:textId="6507B230" w:rsidR="2FC70604" w:rsidRDefault="2FC70604" w:rsidP="2FC70604">
      <w:pPr>
        <w:spacing w:beforeAutospacing="1" w:afterAutospacing="1" w:line="240" w:lineRule="auto"/>
        <w:jc w:val="left"/>
        <w:rPr>
          <w:b/>
          <w:bCs/>
          <w:sz w:val="22"/>
        </w:rPr>
      </w:pPr>
      <w:r w:rsidRPr="340346A4">
        <w:rPr>
          <w:b/>
          <w:bCs/>
          <w:sz w:val="22"/>
        </w:rPr>
        <w:t>3.3 설명</w:t>
      </w:r>
    </w:p>
    <w:p w14:paraId="169E840E" w14:textId="5EC234FF" w:rsidR="2FC70604" w:rsidRDefault="2FC70604" w:rsidP="2FC70604">
      <w:pPr>
        <w:spacing w:beforeAutospacing="1" w:afterAutospacing="1" w:line="240" w:lineRule="auto"/>
        <w:jc w:val="left"/>
        <w:rPr>
          <w:b/>
          <w:bCs/>
          <w:sz w:val="22"/>
        </w:rPr>
      </w:pPr>
      <w:r w:rsidRPr="2FC70604">
        <w:rPr>
          <w:b/>
          <w:bCs/>
          <w:sz w:val="22"/>
        </w:rPr>
        <w:t>-</w:t>
      </w:r>
      <w:proofErr w:type="gramStart"/>
      <w:r w:rsidRPr="2FC70604">
        <w:rPr>
          <w:b/>
          <w:bCs/>
          <w:sz w:val="22"/>
        </w:rPr>
        <w:t>u :</w:t>
      </w:r>
      <w:proofErr w:type="gramEnd"/>
      <w:r w:rsidRPr="2FC70604">
        <w:rPr>
          <w:b/>
          <w:bCs/>
          <w:sz w:val="22"/>
        </w:rPr>
        <w:t xml:space="preserve"> 대상 URL(</w:t>
      </w:r>
      <w:proofErr w:type="spellStart"/>
      <w:r w:rsidRPr="2FC70604">
        <w:rPr>
          <w:b/>
          <w:bCs/>
          <w:sz w:val="22"/>
        </w:rPr>
        <w:t>필수명령어</w:t>
      </w:r>
      <w:proofErr w:type="spellEnd"/>
      <w:r w:rsidRPr="2FC70604">
        <w:rPr>
          <w:b/>
          <w:bCs/>
          <w:sz w:val="22"/>
        </w:rPr>
        <w:t>)</w:t>
      </w:r>
    </w:p>
    <w:p w14:paraId="5D7D9332" w14:textId="4E2DAC89" w:rsidR="2FC70604" w:rsidRDefault="2FC70604" w:rsidP="2FC70604">
      <w:pPr>
        <w:spacing w:beforeAutospacing="1" w:afterAutospacing="1" w:line="240" w:lineRule="auto"/>
        <w:jc w:val="left"/>
        <w:rPr>
          <w:b/>
          <w:bCs/>
          <w:sz w:val="22"/>
        </w:rPr>
      </w:pPr>
      <w:r w:rsidRPr="2FC70604">
        <w:rPr>
          <w:b/>
          <w:bCs/>
          <w:sz w:val="22"/>
        </w:rPr>
        <w:t xml:space="preserve">-v </w:t>
      </w:r>
      <w:proofErr w:type="gramStart"/>
      <w:r w:rsidRPr="2FC70604">
        <w:rPr>
          <w:b/>
          <w:bCs/>
          <w:sz w:val="22"/>
        </w:rPr>
        <w:t>2 :</w:t>
      </w:r>
      <w:proofErr w:type="gramEnd"/>
      <w:r w:rsidRPr="2FC70604">
        <w:rPr>
          <w:b/>
          <w:bCs/>
          <w:sz w:val="22"/>
        </w:rPr>
        <w:t xml:space="preserve"> 스캔로그 표시 옵션이며, 숫자가 높을 수록 로그를 상세히 표시</w:t>
      </w:r>
    </w:p>
    <w:p w14:paraId="31C2853E" w14:textId="17785C8B" w:rsidR="2FC70604" w:rsidRDefault="2FC70604" w:rsidP="2FC70604">
      <w:pPr>
        <w:spacing w:beforeAutospacing="1" w:afterAutospacing="1" w:line="240" w:lineRule="auto"/>
        <w:jc w:val="left"/>
        <w:rPr>
          <w:b/>
          <w:bCs/>
          <w:sz w:val="22"/>
        </w:rPr>
      </w:pPr>
      <w:r w:rsidRPr="2FC70604">
        <w:rPr>
          <w:b/>
          <w:bCs/>
          <w:sz w:val="22"/>
        </w:rPr>
        <w:lastRenderedPageBreak/>
        <w:t>-</w:t>
      </w:r>
      <w:proofErr w:type="gramStart"/>
      <w:r w:rsidRPr="2FC70604">
        <w:rPr>
          <w:b/>
          <w:bCs/>
          <w:sz w:val="22"/>
        </w:rPr>
        <w:t>a :</w:t>
      </w:r>
      <w:proofErr w:type="gramEnd"/>
      <w:r w:rsidRPr="2FC70604">
        <w:rPr>
          <w:b/>
          <w:bCs/>
          <w:sz w:val="22"/>
        </w:rPr>
        <w:t xml:space="preserve"> 모든 매개변수 테스트</w:t>
      </w:r>
    </w:p>
    <w:p w14:paraId="1EF21192" w14:textId="2E137999" w:rsidR="2FC70604" w:rsidRDefault="2FC70604" w:rsidP="2FC70604">
      <w:pPr>
        <w:spacing w:beforeAutospacing="1" w:afterAutospacing="1" w:line="240" w:lineRule="auto"/>
        <w:jc w:val="left"/>
        <w:rPr>
          <w:b/>
          <w:bCs/>
          <w:sz w:val="22"/>
        </w:rPr>
      </w:pPr>
    </w:p>
    <w:p w14:paraId="584B848A" w14:textId="5D879411" w:rsidR="2FC70604" w:rsidRDefault="2FC70604" w:rsidP="2FC70604">
      <w:pPr>
        <w:spacing w:beforeAutospacing="1" w:afterAutospacing="1" w:line="240" w:lineRule="auto"/>
        <w:jc w:val="left"/>
        <w:rPr>
          <w:b/>
          <w:bCs/>
          <w:sz w:val="22"/>
        </w:rPr>
      </w:pPr>
      <w:r w:rsidRPr="340346A4">
        <w:rPr>
          <w:b/>
          <w:bCs/>
          <w:sz w:val="22"/>
        </w:rPr>
        <w:t>3.4 예시</w:t>
      </w:r>
    </w:p>
    <w:p w14:paraId="0D40D0E2" w14:textId="654EADA2" w:rsidR="2FC70604" w:rsidRDefault="2FC70604" w:rsidP="2FC70604">
      <w:pPr>
        <w:spacing w:beforeAutospacing="1" w:afterAutospacing="1" w:line="240" w:lineRule="auto"/>
        <w:jc w:val="left"/>
        <w:rPr>
          <w:b/>
          <w:bCs/>
          <w:sz w:val="22"/>
        </w:rPr>
      </w:pPr>
    </w:p>
    <w:p w14:paraId="0C15E58D" w14:textId="1CAA0E65" w:rsidR="2FC70604" w:rsidRDefault="6CCDF219" w:rsidP="2FC70604">
      <w:pPr>
        <w:spacing w:beforeAutospacing="1" w:afterAutospacing="1" w:line="240" w:lineRule="auto"/>
        <w:jc w:val="left"/>
      </w:pPr>
      <w:r>
        <w:rPr>
          <w:noProof/>
        </w:rPr>
        <w:drawing>
          <wp:inline distT="0" distB="0" distL="0" distR="0" wp14:anchorId="654393B1" wp14:editId="134166B4">
            <wp:extent cx="6381748" cy="3476653"/>
            <wp:effectExtent l="9525" t="9525" r="9525" b="9525"/>
            <wp:docPr id="1477458122" name="그림 1477458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84"/>
                    <a:stretch>
                      <a:fillRect/>
                    </a:stretch>
                  </pic:blipFill>
                  <pic:spPr>
                    <a:xfrm>
                      <a:off x="0" y="0"/>
                      <a:ext cx="6381748" cy="3476653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FE2144" w14:textId="3F609822" w:rsidR="5140C04B" w:rsidRDefault="5140C04B" w:rsidP="5140C04B">
      <w:pPr>
        <w:spacing w:beforeAutospacing="1" w:afterAutospacing="1" w:line="240" w:lineRule="auto"/>
        <w:jc w:val="left"/>
      </w:pPr>
    </w:p>
    <w:p w14:paraId="7DF1F856" w14:textId="6B929D17" w:rsidR="5140C04B" w:rsidRDefault="1DAF7C8E" w:rsidP="6967F472">
      <w:pPr>
        <w:pStyle w:val="a9"/>
      </w:pPr>
      <w:proofErr w:type="spellStart"/>
      <w:r>
        <w:t>프론트엔드</w:t>
      </w:r>
      <w:proofErr w:type="spellEnd"/>
      <w:r>
        <w:t xml:space="preserve"> XSS 진단 가이드</w:t>
      </w:r>
    </w:p>
    <w:p w14:paraId="5AA74DE7" w14:textId="3D0D5132" w:rsidR="6967F472" w:rsidRDefault="6967F472" w:rsidP="6967F472"/>
    <w:p w14:paraId="328DC31F" w14:textId="4A1E17A9" w:rsidR="6C5CA274" w:rsidRDefault="6C5CA274" w:rsidP="6967F472">
      <w:pPr>
        <w:pStyle w:val="a3"/>
        <w:numPr>
          <w:ilvl w:val="0"/>
          <w:numId w:val="5"/>
        </w:numPr>
        <w:spacing w:beforeAutospacing="1" w:afterAutospacing="1" w:line="240" w:lineRule="auto"/>
        <w:ind w:leftChars="0"/>
        <w:jc w:val="left"/>
        <w:rPr>
          <w:sz w:val="24"/>
          <w:szCs w:val="24"/>
        </w:rPr>
      </w:pPr>
      <w:r w:rsidRPr="6967F472">
        <w:rPr>
          <w:sz w:val="24"/>
          <w:szCs w:val="24"/>
        </w:rPr>
        <w:t>Handlebars-template</w:t>
      </w:r>
    </w:p>
    <w:p w14:paraId="37A855DB" w14:textId="070B3ECA" w:rsidR="5EEB0ADC" w:rsidRDefault="5EEB0ADC" w:rsidP="6967F472">
      <w:pPr>
        <w:spacing w:beforeAutospacing="1" w:afterAutospacing="1" w:line="240" w:lineRule="auto"/>
        <w:jc w:val="left"/>
      </w:pPr>
      <w:r>
        <w:t xml:space="preserve">데이터 주입 시 {{}}로 감싸진 경우 HTML-escape 되어 특수문자가 삽입되지 않지만 {{{}}}로 감싸진 </w:t>
      </w:r>
    </w:p>
    <w:p w14:paraId="3279A89A" w14:textId="05AD3491" w:rsidR="53A3441C" w:rsidRDefault="53A3441C" w:rsidP="6967F472">
      <w:pPr>
        <w:spacing w:beforeAutospacing="1" w:afterAutospacing="1" w:line="240" w:lineRule="auto"/>
        <w:jc w:val="left"/>
      </w:pPr>
      <w:r>
        <w:t>경우 특수문자가 삽입되므로 {</w:t>
      </w:r>
      <w:proofErr w:type="gramStart"/>
      <w:r>
        <w:t>{{ 사용시</w:t>
      </w:r>
      <w:proofErr w:type="gramEnd"/>
      <w:r>
        <w:t xml:space="preserve"> </w:t>
      </w:r>
      <w:r w:rsidRPr="6967F472">
        <w:rPr>
          <w:color w:val="FF0000"/>
        </w:rPr>
        <w:t>취약</w:t>
      </w:r>
    </w:p>
    <w:p w14:paraId="07BB92DF" w14:textId="1FF531EB" w:rsidR="53A3441C" w:rsidRDefault="53A3441C" w:rsidP="6967F472">
      <w:pPr>
        <w:spacing w:beforeAutospacing="1" w:afterAutospacing="1" w:line="240" w:lineRule="auto"/>
        <w:jc w:val="left"/>
      </w:pPr>
      <w:r>
        <w:rPr>
          <w:noProof/>
        </w:rPr>
        <w:lastRenderedPageBreak/>
        <w:drawing>
          <wp:inline distT="0" distB="0" distL="0" distR="0" wp14:anchorId="76158898" wp14:editId="4A63CF25">
            <wp:extent cx="6410325" cy="2857936"/>
            <wp:effectExtent l="0" t="0" r="0" b="0"/>
            <wp:docPr id="343257016" name="그림 343257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2857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F0852" w14:textId="705FE1C9" w:rsidR="5EEB0ADC" w:rsidRDefault="5EEB0ADC" w:rsidP="6967F472">
      <w:pPr>
        <w:spacing w:beforeAutospacing="1" w:afterAutospacing="1" w:line="240" w:lineRule="auto"/>
        <w:jc w:val="left"/>
      </w:pPr>
      <w:r>
        <w:t xml:space="preserve"> </w:t>
      </w:r>
    </w:p>
    <w:p w14:paraId="68E035D8" w14:textId="6A6273A2" w:rsidR="024ECDE1" w:rsidRDefault="024ECDE1" w:rsidP="6967F472">
      <w:pPr>
        <w:pStyle w:val="a3"/>
        <w:numPr>
          <w:ilvl w:val="0"/>
          <w:numId w:val="4"/>
        </w:numPr>
        <w:spacing w:beforeAutospacing="1" w:afterAutospacing="1" w:line="240" w:lineRule="auto"/>
        <w:ind w:leftChars="0"/>
        <w:jc w:val="left"/>
        <w:rPr>
          <w:b/>
          <w:bCs/>
        </w:rPr>
      </w:pPr>
      <w:r w:rsidRPr="6A2F7D58">
        <w:rPr>
          <w:b/>
          <w:bCs/>
          <w:sz w:val="24"/>
          <w:szCs w:val="24"/>
        </w:rPr>
        <w:t xml:space="preserve">XSS에 취약한 </w:t>
      </w:r>
      <w:proofErr w:type="spellStart"/>
      <w:r w:rsidRPr="6A2F7D58">
        <w:rPr>
          <w:b/>
          <w:bCs/>
          <w:sz w:val="24"/>
          <w:szCs w:val="24"/>
        </w:rPr>
        <w:t>Jquery</w:t>
      </w:r>
      <w:proofErr w:type="spellEnd"/>
      <w:r w:rsidRPr="6A2F7D58">
        <w:rPr>
          <w:b/>
          <w:bCs/>
          <w:sz w:val="24"/>
          <w:szCs w:val="24"/>
        </w:rPr>
        <w:t>함수</w:t>
      </w:r>
    </w:p>
    <w:p w14:paraId="4A4A3387" w14:textId="08F982D3" w:rsidR="4DDF0B0D" w:rsidRDefault="4DDF0B0D" w:rsidP="6A2F7D58">
      <w:pPr>
        <w:spacing w:beforeAutospacing="1" w:afterAutospacing="1" w:line="240" w:lineRule="auto"/>
        <w:jc w:val="left"/>
        <w:rPr>
          <w:b/>
          <w:bCs/>
        </w:rPr>
      </w:pPr>
      <w:r>
        <w:t xml:space="preserve">위 함수를 사용하는 경우 </w:t>
      </w:r>
      <w:proofErr w:type="spellStart"/>
      <w:r>
        <w:t>xss</w:t>
      </w:r>
      <w:proofErr w:type="spellEnd"/>
      <w:r>
        <w:t xml:space="preserve"> 공격구문이 실행되는지 </w:t>
      </w:r>
      <w:proofErr w:type="spellStart"/>
      <w:r>
        <w:t>확인해보아야한다</w:t>
      </w:r>
      <w:proofErr w:type="spellEnd"/>
      <w:r>
        <w:t xml:space="preserve">. </w:t>
      </w:r>
    </w:p>
    <w:p w14:paraId="7611CAF5" w14:textId="7517D759" w:rsidR="024ECDE1" w:rsidRDefault="024ECDE1" w:rsidP="6967F472">
      <w:pPr>
        <w:spacing w:beforeAutospacing="1" w:afterAutospacing="1" w:line="240" w:lineRule="auto"/>
        <w:ind w:firstLine="800"/>
        <w:jc w:val="left"/>
      </w:pPr>
      <w:r>
        <w:t>$("html code")</w:t>
      </w:r>
    </w:p>
    <w:p w14:paraId="4A9BE7D7" w14:textId="2070EA8C" w:rsidR="024ECDE1" w:rsidRDefault="024ECDE1" w:rsidP="6967F472">
      <w:pPr>
        <w:spacing w:beforeAutospacing="1" w:afterAutospacing="1" w:line="240" w:lineRule="auto"/>
        <w:ind w:firstLine="800"/>
        <w:jc w:val="left"/>
      </w:pPr>
      <w:r>
        <w:t>.</w:t>
      </w:r>
      <w:proofErr w:type="gramStart"/>
      <w:r>
        <w:t>html(</w:t>
      </w:r>
      <w:proofErr w:type="gramEnd"/>
      <w:r>
        <w:t>)</w:t>
      </w:r>
    </w:p>
    <w:p w14:paraId="68726558" w14:textId="63B820E2" w:rsidR="024ECDE1" w:rsidRDefault="024ECDE1" w:rsidP="6967F472">
      <w:pPr>
        <w:spacing w:beforeAutospacing="1" w:afterAutospacing="1" w:line="240" w:lineRule="auto"/>
        <w:ind w:firstLine="800"/>
        <w:jc w:val="left"/>
      </w:pPr>
      <w:proofErr w:type="gramStart"/>
      <w:r>
        <w:t>.append</w:t>
      </w:r>
      <w:proofErr w:type="gramEnd"/>
      <w:r>
        <w:t>*()</w:t>
      </w:r>
    </w:p>
    <w:p w14:paraId="456C3739" w14:textId="123A0058" w:rsidR="024ECDE1" w:rsidRDefault="024ECDE1" w:rsidP="6967F472">
      <w:pPr>
        <w:spacing w:beforeAutospacing="1" w:afterAutospacing="1" w:line="240" w:lineRule="auto"/>
        <w:ind w:firstLine="800"/>
        <w:jc w:val="left"/>
      </w:pPr>
      <w:proofErr w:type="gramStart"/>
      <w:r>
        <w:t>.insert</w:t>
      </w:r>
      <w:proofErr w:type="gramEnd"/>
      <w:r>
        <w:t>*()</w:t>
      </w:r>
    </w:p>
    <w:p w14:paraId="09161201" w14:textId="7BEEB370" w:rsidR="024ECDE1" w:rsidRDefault="024ECDE1" w:rsidP="6967F472">
      <w:pPr>
        <w:spacing w:beforeAutospacing="1" w:afterAutospacing="1" w:line="240" w:lineRule="auto"/>
        <w:ind w:firstLine="800"/>
        <w:jc w:val="left"/>
      </w:pPr>
      <w:proofErr w:type="gramStart"/>
      <w:r>
        <w:t>.prepend</w:t>
      </w:r>
      <w:proofErr w:type="gramEnd"/>
      <w:r>
        <w:t>*()</w:t>
      </w:r>
    </w:p>
    <w:p w14:paraId="337ADD70" w14:textId="55B0C09D" w:rsidR="024ECDE1" w:rsidRDefault="024ECDE1" w:rsidP="6967F472">
      <w:pPr>
        <w:spacing w:beforeAutospacing="1" w:afterAutospacing="1" w:line="240" w:lineRule="auto"/>
        <w:ind w:firstLine="800"/>
        <w:jc w:val="left"/>
      </w:pPr>
      <w:proofErr w:type="gramStart"/>
      <w:r>
        <w:t>.wrap</w:t>
      </w:r>
      <w:proofErr w:type="gramEnd"/>
      <w:r>
        <w:t>*()</w:t>
      </w:r>
    </w:p>
    <w:p w14:paraId="4E41E4BF" w14:textId="1016B490" w:rsidR="024ECDE1" w:rsidRDefault="024ECDE1" w:rsidP="6967F472">
      <w:pPr>
        <w:spacing w:beforeAutospacing="1" w:afterAutospacing="1" w:line="240" w:lineRule="auto"/>
        <w:ind w:firstLine="800"/>
        <w:jc w:val="left"/>
      </w:pPr>
      <w:proofErr w:type="gramStart"/>
      <w:r>
        <w:t>.before</w:t>
      </w:r>
      <w:proofErr w:type="gramEnd"/>
      <w:r>
        <w:t>()</w:t>
      </w:r>
    </w:p>
    <w:p w14:paraId="29AC0124" w14:textId="4C8499BE" w:rsidR="024ECDE1" w:rsidRDefault="024ECDE1" w:rsidP="6967F472">
      <w:pPr>
        <w:spacing w:beforeAutospacing="1" w:afterAutospacing="1" w:line="240" w:lineRule="auto"/>
        <w:ind w:firstLine="800"/>
        <w:jc w:val="left"/>
      </w:pPr>
      <w:proofErr w:type="gramStart"/>
      <w:r>
        <w:t>.after</w:t>
      </w:r>
      <w:proofErr w:type="gramEnd"/>
      <w:r>
        <w:t>()</w:t>
      </w:r>
    </w:p>
    <w:p w14:paraId="003CE8B0" w14:textId="4628D8FA" w:rsidR="6A2F7D58" w:rsidRDefault="6A2F7D58" w:rsidP="6A2F7D58">
      <w:pPr>
        <w:spacing w:beforeAutospacing="1" w:afterAutospacing="1" w:line="240" w:lineRule="auto"/>
        <w:ind w:firstLine="800"/>
        <w:jc w:val="left"/>
      </w:pPr>
    </w:p>
    <w:p w14:paraId="4B7D4608" w14:textId="7D9C9D8A" w:rsidR="5D626D72" w:rsidRDefault="5D626D72" w:rsidP="6A2F7D58">
      <w:pPr>
        <w:spacing w:beforeAutospacing="1" w:afterAutospacing="1" w:line="240" w:lineRule="auto"/>
        <w:ind w:firstLine="800"/>
        <w:jc w:val="left"/>
      </w:pPr>
      <w:r>
        <w:t xml:space="preserve">아래와 같은 함수를 사용하면 </w:t>
      </w:r>
      <w:proofErr w:type="spellStart"/>
      <w:r>
        <w:t>xss</w:t>
      </w:r>
      <w:proofErr w:type="spellEnd"/>
      <w:r>
        <w:t xml:space="preserve"> 공격에 안전하다.</w:t>
      </w:r>
    </w:p>
    <w:p w14:paraId="6B7020FE" w14:textId="2AA37E2C" w:rsidR="19E3669E" w:rsidRDefault="19E3669E" w:rsidP="6A2F7D58">
      <w:pPr>
        <w:spacing w:beforeAutospacing="1" w:afterAutospacing="1" w:line="240" w:lineRule="auto"/>
        <w:ind w:firstLine="800"/>
        <w:jc w:val="left"/>
      </w:pPr>
      <w:r>
        <w:lastRenderedPageBreak/>
        <w:t>.</w:t>
      </w:r>
      <w:proofErr w:type="gramStart"/>
      <w:r>
        <w:t>text(</w:t>
      </w:r>
      <w:proofErr w:type="gramEnd"/>
      <w:r>
        <w:t>)</w:t>
      </w:r>
    </w:p>
    <w:p w14:paraId="5198FB14" w14:textId="3FEA742A" w:rsidR="19E3669E" w:rsidRDefault="19E3669E" w:rsidP="6A2F7D58">
      <w:pPr>
        <w:spacing w:beforeAutospacing="1" w:afterAutospacing="1" w:line="240" w:lineRule="auto"/>
        <w:ind w:firstLine="800"/>
        <w:jc w:val="left"/>
      </w:pPr>
      <w:proofErr w:type="gramStart"/>
      <w:r>
        <w:t>.</w:t>
      </w:r>
      <w:proofErr w:type="spellStart"/>
      <w:r>
        <w:t>attr</w:t>
      </w:r>
      <w:proofErr w:type="spellEnd"/>
      <w:proofErr w:type="gramEnd"/>
      <w:r>
        <w:t>()</w:t>
      </w:r>
    </w:p>
    <w:p w14:paraId="38F13C87" w14:textId="4DFD2D1C" w:rsidR="19E3669E" w:rsidRDefault="19E3669E" w:rsidP="6A2F7D58">
      <w:pPr>
        <w:spacing w:beforeAutospacing="1" w:afterAutospacing="1" w:line="240" w:lineRule="auto"/>
        <w:ind w:firstLine="800"/>
        <w:jc w:val="left"/>
      </w:pPr>
      <w:proofErr w:type="gramStart"/>
      <w:r>
        <w:t>.prop</w:t>
      </w:r>
      <w:proofErr w:type="gramEnd"/>
      <w:r>
        <w:t>()</w:t>
      </w:r>
    </w:p>
    <w:p w14:paraId="58BF30AD" w14:textId="1E97665D" w:rsidR="19E3669E" w:rsidRDefault="19E3669E" w:rsidP="6A2F7D58">
      <w:pPr>
        <w:spacing w:beforeAutospacing="1" w:afterAutospacing="1" w:line="240" w:lineRule="auto"/>
        <w:ind w:firstLine="800"/>
        <w:jc w:val="left"/>
      </w:pPr>
      <w:proofErr w:type="gramStart"/>
      <w:r>
        <w:t>.</w:t>
      </w:r>
      <w:proofErr w:type="spellStart"/>
      <w:r>
        <w:t>val</w:t>
      </w:r>
      <w:proofErr w:type="spellEnd"/>
      <w:proofErr w:type="gramEnd"/>
      <w:r>
        <w:t>()</w:t>
      </w:r>
    </w:p>
    <w:p w14:paraId="443B5952" w14:textId="1D70B107" w:rsidR="6A2F7D58" w:rsidRDefault="6A2F7D58" w:rsidP="6A2F7D58">
      <w:pPr>
        <w:spacing w:beforeAutospacing="1" w:afterAutospacing="1" w:line="240" w:lineRule="auto"/>
        <w:ind w:firstLine="800"/>
        <w:jc w:val="left"/>
      </w:pPr>
    </w:p>
    <w:p w14:paraId="643C9394" w14:textId="348BC8E2" w:rsidR="024ECDE1" w:rsidRDefault="024ECDE1" w:rsidP="6967F472">
      <w:pPr>
        <w:spacing w:beforeAutospacing="1" w:afterAutospacing="1" w:line="240" w:lineRule="auto"/>
        <w:ind w:firstLine="800"/>
        <w:jc w:val="left"/>
      </w:pPr>
      <w:r>
        <w:t xml:space="preserve"> </w:t>
      </w:r>
    </w:p>
    <w:sectPr w:rsidR="024ECDE1">
      <w:headerReference w:type="default" r:id="rId35"/>
      <w:footerReference w:type="default" r:id="rId36"/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A2583D" w14:textId="77777777" w:rsidR="00000000" w:rsidRDefault="005D24F7">
      <w:pPr>
        <w:spacing w:after="0" w:line="240" w:lineRule="auto"/>
      </w:pPr>
      <w:r>
        <w:separator/>
      </w:r>
    </w:p>
  </w:endnote>
  <w:endnote w:type="continuationSeparator" w:id="0">
    <w:p w14:paraId="5ABC04C5" w14:textId="77777777" w:rsidR="00000000" w:rsidRDefault="005D24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45"/>
      <w:gridCol w:w="3245"/>
      <w:gridCol w:w="3245"/>
    </w:tblGrid>
    <w:tr w:rsidR="3AA5FA0E" w14:paraId="21041A8C" w14:textId="77777777" w:rsidTr="3AA5FA0E">
      <w:trPr>
        <w:trHeight w:val="300"/>
      </w:trPr>
      <w:tc>
        <w:tcPr>
          <w:tcW w:w="3245" w:type="dxa"/>
        </w:tcPr>
        <w:p w14:paraId="347B93EB" w14:textId="322DA04F" w:rsidR="3AA5FA0E" w:rsidRDefault="3AA5FA0E" w:rsidP="3AA5FA0E">
          <w:pPr>
            <w:pStyle w:val="aa"/>
            <w:ind w:left="-115"/>
            <w:jc w:val="left"/>
          </w:pPr>
        </w:p>
      </w:tc>
      <w:tc>
        <w:tcPr>
          <w:tcW w:w="3245" w:type="dxa"/>
        </w:tcPr>
        <w:p w14:paraId="4C20D4AE" w14:textId="18D49BF9" w:rsidR="3AA5FA0E" w:rsidRDefault="3AA5FA0E" w:rsidP="3AA5FA0E">
          <w:pPr>
            <w:pStyle w:val="aa"/>
            <w:jc w:val="center"/>
          </w:pPr>
        </w:p>
      </w:tc>
      <w:tc>
        <w:tcPr>
          <w:tcW w:w="3245" w:type="dxa"/>
        </w:tcPr>
        <w:p w14:paraId="4D063780" w14:textId="4130BC33" w:rsidR="3AA5FA0E" w:rsidRDefault="3AA5FA0E" w:rsidP="3AA5FA0E">
          <w:pPr>
            <w:pStyle w:val="aa"/>
            <w:ind w:right="-115"/>
            <w:jc w:val="right"/>
          </w:pPr>
        </w:p>
      </w:tc>
    </w:tr>
  </w:tbl>
  <w:p w14:paraId="1CF34B9A" w14:textId="365EFB77" w:rsidR="3AA5FA0E" w:rsidRDefault="3AA5FA0E" w:rsidP="3AA5FA0E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6217CD" w14:textId="77777777" w:rsidR="00000000" w:rsidRDefault="005D24F7">
      <w:pPr>
        <w:spacing w:after="0" w:line="240" w:lineRule="auto"/>
      </w:pPr>
      <w:r>
        <w:separator/>
      </w:r>
    </w:p>
  </w:footnote>
  <w:footnote w:type="continuationSeparator" w:id="0">
    <w:p w14:paraId="23140264" w14:textId="77777777" w:rsidR="00000000" w:rsidRDefault="005D24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45"/>
      <w:gridCol w:w="3245"/>
      <w:gridCol w:w="3245"/>
    </w:tblGrid>
    <w:tr w:rsidR="3AA5FA0E" w14:paraId="24AFE189" w14:textId="77777777" w:rsidTr="3AA5FA0E">
      <w:trPr>
        <w:trHeight w:val="300"/>
      </w:trPr>
      <w:tc>
        <w:tcPr>
          <w:tcW w:w="3245" w:type="dxa"/>
        </w:tcPr>
        <w:p w14:paraId="30D0F7D3" w14:textId="3418D241" w:rsidR="3AA5FA0E" w:rsidRDefault="3AA5FA0E" w:rsidP="3AA5FA0E">
          <w:pPr>
            <w:pStyle w:val="aa"/>
            <w:ind w:left="-115"/>
            <w:jc w:val="left"/>
          </w:pPr>
        </w:p>
      </w:tc>
      <w:tc>
        <w:tcPr>
          <w:tcW w:w="3245" w:type="dxa"/>
        </w:tcPr>
        <w:p w14:paraId="6B701C96" w14:textId="2F9472A1" w:rsidR="3AA5FA0E" w:rsidRDefault="3AA5FA0E" w:rsidP="3AA5FA0E">
          <w:pPr>
            <w:pStyle w:val="aa"/>
            <w:jc w:val="center"/>
          </w:pPr>
        </w:p>
      </w:tc>
      <w:tc>
        <w:tcPr>
          <w:tcW w:w="3245" w:type="dxa"/>
        </w:tcPr>
        <w:p w14:paraId="3B2E2A47" w14:textId="54959CB0" w:rsidR="3AA5FA0E" w:rsidRDefault="3AA5FA0E" w:rsidP="3AA5FA0E">
          <w:pPr>
            <w:pStyle w:val="aa"/>
            <w:ind w:right="-115"/>
            <w:jc w:val="right"/>
          </w:pPr>
        </w:p>
      </w:tc>
    </w:tr>
  </w:tbl>
  <w:p w14:paraId="4D7835B2" w14:textId="04F4E413" w:rsidR="3AA5FA0E" w:rsidRDefault="3AA5FA0E" w:rsidP="3AA5FA0E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F1120"/>
    <w:multiLevelType w:val="multilevel"/>
    <w:tmpl w:val="5AE6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193C8"/>
    <w:multiLevelType w:val="hybridMultilevel"/>
    <w:tmpl w:val="1F08B728"/>
    <w:lvl w:ilvl="0" w:tplc="316EA166">
      <w:start w:val="1"/>
      <w:numFmt w:val="decimal"/>
      <w:lvlText w:val="%1."/>
      <w:lvlJc w:val="left"/>
      <w:pPr>
        <w:ind w:left="800" w:hanging="400"/>
      </w:pPr>
    </w:lvl>
    <w:lvl w:ilvl="1" w:tplc="71787644">
      <w:start w:val="1"/>
      <w:numFmt w:val="lowerLetter"/>
      <w:lvlText w:val="%2."/>
      <w:lvlJc w:val="left"/>
      <w:pPr>
        <w:ind w:left="1200" w:hanging="400"/>
      </w:pPr>
    </w:lvl>
    <w:lvl w:ilvl="2" w:tplc="8D128030">
      <w:start w:val="1"/>
      <w:numFmt w:val="lowerRoman"/>
      <w:lvlText w:val="%3."/>
      <w:lvlJc w:val="right"/>
      <w:pPr>
        <w:ind w:left="1600" w:hanging="400"/>
      </w:pPr>
    </w:lvl>
    <w:lvl w:ilvl="3" w:tplc="2CE8477A">
      <w:start w:val="1"/>
      <w:numFmt w:val="decimal"/>
      <w:lvlText w:val="%4."/>
      <w:lvlJc w:val="left"/>
      <w:pPr>
        <w:ind w:left="2000" w:hanging="400"/>
      </w:pPr>
    </w:lvl>
    <w:lvl w:ilvl="4" w:tplc="60867866">
      <w:start w:val="1"/>
      <w:numFmt w:val="lowerLetter"/>
      <w:lvlText w:val="%5."/>
      <w:lvlJc w:val="left"/>
      <w:pPr>
        <w:ind w:left="2400" w:hanging="400"/>
      </w:pPr>
    </w:lvl>
    <w:lvl w:ilvl="5" w:tplc="3B7EAFAE">
      <w:start w:val="1"/>
      <w:numFmt w:val="lowerRoman"/>
      <w:lvlText w:val="%6."/>
      <w:lvlJc w:val="right"/>
      <w:pPr>
        <w:ind w:left="2800" w:hanging="400"/>
      </w:pPr>
    </w:lvl>
    <w:lvl w:ilvl="6" w:tplc="39921086">
      <w:start w:val="1"/>
      <w:numFmt w:val="decimal"/>
      <w:lvlText w:val="%7."/>
      <w:lvlJc w:val="left"/>
      <w:pPr>
        <w:ind w:left="3200" w:hanging="400"/>
      </w:pPr>
    </w:lvl>
    <w:lvl w:ilvl="7" w:tplc="53D0BDD0">
      <w:start w:val="1"/>
      <w:numFmt w:val="lowerLetter"/>
      <w:lvlText w:val="%8."/>
      <w:lvlJc w:val="left"/>
      <w:pPr>
        <w:ind w:left="3600" w:hanging="400"/>
      </w:pPr>
    </w:lvl>
    <w:lvl w:ilvl="8" w:tplc="6C94FD00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2E1120C"/>
    <w:multiLevelType w:val="multilevel"/>
    <w:tmpl w:val="0780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2DF78"/>
    <w:multiLevelType w:val="multilevel"/>
    <w:tmpl w:val="872081BC"/>
    <w:lvl w:ilvl="0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ABF05A4"/>
    <w:multiLevelType w:val="multilevel"/>
    <w:tmpl w:val="27C4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4141C9"/>
    <w:multiLevelType w:val="multilevel"/>
    <w:tmpl w:val="48F8B950"/>
    <w:lvl w:ilvl="0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0C30B237"/>
    <w:multiLevelType w:val="hybridMultilevel"/>
    <w:tmpl w:val="69CC5642"/>
    <w:lvl w:ilvl="0" w:tplc="9CB4552A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90FEDC64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7A3CCD0E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257C6DEA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1C1E27CA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CEC874F8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D3306416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FE5823A4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B7EC6FA8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139B5A6B"/>
    <w:multiLevelType w:val="multilevel"/>
    <w:tmpl w:val="009E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616A41"/>
    <w:multiLevelType w:val="hybridMultilevel"/>
    <w:tmpl w:val="E9AC19E8"/>
    <w:lvl w:ilvl="0" w:tplc="5D40DDEA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DD687EE4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722A42D4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46744C66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77021C78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6D90D09E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F2D204A6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A7B2EABA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78BAFC62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2D2C1EDD"/>
    <w:multiLevelType w:val="hybridMultilevel"/>
    <w:tmpl w:val="9EB4C986"/>
    <w:lvl w:ilvl="0" w:tplc="B53E8AA0">
      <w:start w:val="1"/>
      <w:numFmt w:val="decimal"/>
      <w:lvlText w:val="%1."/>
      <w:lvlJc w:val="left"/>
      <w:pPr>
        <w:ind w:left="800" w:hanging="400"/>
      </w:pPr>
    </w:lvl>
    <w:lvl w:ilvl="1" w:tplc="9302331C">
      <w:start w:val="1"/>
      <w:numFmt w:val="lowerLetter"/>
      <w:lvlText w:val="%2."/>
      <w:lvlJc w:val="left"/>
      <w:pPr>
        <w:ind w:left="1200" w:hanging="400"/>
      </w:pPr>
    </w:lvl>
    <w:lvl w:ilvl="2" w:tplc="466E71D8">
      <w:start w:val="1"/>
      <w:numFmt w:val="lowerRoman"/>
      <w:lvlText w:val="%3."/>
      <w:lvlJc w:val="right"/>
      <w:pPr>
        <w:ind w:left="1600" w:hanging="400"/>
      </w:pPr>
    </w:lvl>
    <w:lvl w:ilvl="3" w:tplc="106087C2">
      <w:start w:val="1"/>
      <w:numFmt w:val="decimal"/>
      <w:lvlText w:val="%4."/>
      <w:lvlJc w:val="left"/>
      <w:pPr>
        <w:ind w:left="2000" w:hanging="400"/>
      </w:pPr>
    </w:lvl>
    <w:lvl w:ilvl="4" w:tplc="8D683602">
      <w:start w:val="1"/>
      <w:numFmt w:val="lowerLetter"/>
      <w:lvlText w:val="%5."/>
      <w:lvlJc w:val="left"/>
      <w:pPr>
        <w:ind w:left="2400" w:hanging="400"/>
      </w:pPr>
    </w:lvl>
    <w:lvl w:ilvl="5" w:tplc="728E44F4">
      <w:start w:val="1"/>
      <w:numFmt w:val="lowerRoman"/>
      <w:lvlText w:val="%6."/>
      <w:lvlJc w:val="right"/>
      <w:pPr>
        <w:ind w:left="2800" w:hanging="400"/>
      </w:pPr>
    </w:lvl>
    <w:lvl w:ilvl="6" w:tplc="C7AA56F0">
      <w:start w:val="1"/>
      <w:numFmt w:val="decimal"/>
      <w:lvlText w:val="%7."/>
      <w:lvlJc w:val="left"/>
      <w:pPr>
        <w:ind w:left="3200" w:hanging="400"/>
      </w:pPr>
    </w:lvl>
    <w:lvl w:ilvl="7" w:tplc="CC74F528">
      <w:start w:val="1"/>
      <w:numFmt w:val="lowerLetter"/>
      <w:lvlText w:val="%8."/>
      <w:lvlJc w:val="left"/>
      <w:pPr>
        <w:ind w:left="3600" w:hanging="400"/>
      </w:pPr>
    </w:lvl>
    <w:lvl w:ilvl="8" w:tplc="AE5C9D3C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F3D3025"/>
    <w:multiLevelType w:val="hybridMultilevel"/>
    <w:tmpl w:val="ED06C658"/>
    <w:lvl w:ilvl="0" w:tplc="B20E4370">
      <w:start w:val="1"/>
      <w:numFmt w:val="bullet"/>
      <w:lvlText w:val="-"/>
      <w:lvlJc w:val="left"/>
      <w:pPr>
        <w:ind w:left="800" w:hanging="400"/>
      </w:pPr>
      <w:rPr>
        <w:rFonts w:ascii="맑은 고딕" w:hAnsi="맑은 고딕" w:hint="default"/>
      </w:rPr>
    </w:lvl>
    <w:lvl w:ilvl="1" w:tplc="79C27C6C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A8508F26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0C5A2F78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6F28BB0C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382A2F72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7EA27E3E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B6CE76E4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8CFAEAB8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FC7F6E2"/>
    <w:multiLevelType w:val="hybridMultilevel"/>
    <w:tmpl w:val="B79094FE"/>
    <w:lvl w:ilvl="0" w:tplc="4B0EDE50">
      <w:start w:val="1"/>
      <w:numFmt w:val="decimal"/>
      <w:lvlText w:val="%1."/>
      <w:lvlJc w:val="left"/>
      <w:pPr>
        <w:ind w:left="800" w:hanging="400"/>
      </w:pPr>
    </w:lvl>
    <w:lvl w:ilvl="1" w:tplc="3C8425B8">
      <w:start w:val="1"/>
      <w:numFmt w:val="lowerLetter"/>
      <w:lvlText w:val="%2."/>
      <w:lvlJc w:val="left"/>
      <w:pPr>
        <w:ind w:left="1200" w:hanging="400"/>
      </w:pPr>
    </w:lvl>
    <w:lvl w:ilvl="2" w:tplc="78BEAE76">
      <w:start w:val="1"/>
      <w:numFmt w:val="lowerRoman"/>
      <w:lvlText w:val="%3."/>
      <w:lvlJc w:val="right"/>
      <w:pPr>
        <w:ind w:left="1600" w:hanging="400"/>
      </w:pPr>
    </w:lvl>
    <w:lvl w:ilvl="3" w:tplc="96B2B458">
      <w:start w:val="1"/>
      <w:numFmt w:val="decimal"/>
      <w:lvlText w:val="%4."/>
      <w:lvlJc w:val="left"/>
      <w:pPr>
        <w:ind w:left="2000" w:hanging="400"/>
      </w:pPr>
    </w:lvl>
    <w:lvl w:ilvl="4" w:tplc="05223940">
      <w:start w:val="1"/>
      <w:numFmt w:val="lowerLetter"/>
      <w:lvlText w:val="%5."/>
      <w:lvlJc w:val="left"/>
      <w:pPr>
        <w:ind w:left="2400" w:hanging="400"/>
      </w:pPr>
    </w:lvl>
    <w:lvl w:ilvl="5" w:tplc="C6148B24">
      <w:start w:val="1"/>
      <w:numFmt w:val="lowerRoman"/>
      <w:lvlText w:val="%6."/>
      <w:lvlJc w:val="right"/>
      <w:pPr>
        <w:ind w:left="2800" w:hanging="400"/>
      </w:pPr>
    </w:lvl>
    <w:lvl w:ilvl="6" w:tplc="5A9C7A12">
      <w:start w:val="1"/>
      <w:numFmt w:val="decimal"/>
      <w:lvlText w:val="%7."/>
      <w:lvlJc w:val="left"/>
      <w:pPr>
        <w:ind w:left="3200" w:hanging="400"/>
      </w:pPr>
    </w:lvl>
    <w:lvl w:ilvl="7" w:tplc="9844F348">
      <w:start w:val="1"/>
      <w:numFmt w:val="lowerLetter"/>
      <w:lvlText w:val="%8."/>
      <w:lvlJc w:val="left"/>
      <w:pPr>
        <w:ind w:left="3600" w:hanging="400"/>
      </w:pPr>
    </w:lvl>
    <w:lvl w:ilvl="8" w:tplc="9E4C4058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303FD409"/>
    <w:multiLevelType w:val="hybridMultilevel"/>
    <w:tmpl w:val="F90A9FD8"/>
    <w:lvl w:ilvl="0" w:tplc="9C726272">
      <w:start w:val="1"/>
      <w:numFmt w:val="bullet"/>
      <w:lvlText w:val="-"/>
      <w:lvlJc w:val="left"/>
      <w:pPr>
        <w:ind w:left="800" w:hanging="400"/>
      </w:pPr>
      <w:rPr>
        <w:rFonts w:ascii="맑은 고딕" w:hAnsi="맑은 고딕" w:hint="default"/>
      </w:rPr>
    </w:lvl>
    <w:lvl w:ilvl="1" w:tplc="4BC073A0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5420B2FE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2C8A041A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C2A48096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68DADF32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215E7614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38C6612C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47D2DA0C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32C8E75E"/>
    <w:multiLevelType w:val="hybridMultilevel"/>
    <w:tmpl w:val="F260E7E2"/>
    <w:lvl w:ilvl="0" w:tplc="8B40999E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ACE41D6A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DC1CAEE8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8C228C74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B316F778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5DBC7E7C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F63C2204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6A2EE782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FC283AAE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356A5DE2"/>
    <w:multiLevelType w:val="hybridMultilevel"/>
    <w:tmpl w:val="BF68A276"/>
    <w:lvl w:ilvl="0" w:tplc="08002F00">
      <w:start w:val="1"/>
      <w:numFmt w:val="bullet"/>
      <w:lvlText w:val="-"/>
      <w:lvlJc w:val="left"/>
      <w:pPr>
        <w:ind w:left="800" w:hanging="400"/>
      </w:pPr>
      <w:rPr>
        <w:rFonts w:ascii="맑은 고딕" w:hAnsi="맑은 고딕" w:hint="default"/>
      </w:rPr>
    </w:lvl>
    <w:lvl w:ilvl="1" w:tplc="6622A9B0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7400998C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072EB620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9D4C1874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8CF4FAB4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6EC4EEE8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C6C2B968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6F64DA86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366C5142"/>
    <w:multiLevelType w:val="hybridMultilevel"/>
    <w:tmpl w:val="50B0D78E"/>
    <w:lvl w:ilvl="0" w:tplc="1EFE47DC">
      <w:start w:val="1"/>
      <w:numFmt w:val="decimal"/>
      <w:lvlText w:val="%1."/>
      <w:lvlJc w:val="left"/>
      <w:pPr>
        <w:ind w:left="800" w:hanging="400"/>
      </w:pPr>
    </w:lvl>
    <w:lvl w:ilvl="1" w:tplc="2B9C4312">
      <w:start w:val="1"/>
      <w:numFmt w:val="lowerLetter"/>
      <w:lvlText w:val="%2."/>
      <w:lvlJc w:val="left"/>
      <w:pPr>
        <w:ind w:left="1200" w:hanging="400"/>
      </w:pPr>
    </w:lvl>
    <w:lvl w:ilvl="2" w:tplc="824E6AC8">
      <w:start w:val="1"/>
      <w:numFmt w:val="lowerRoman"/>
      <w:lvlText w:val="%3."/>
      <w:lvlJc w:val="right"/>
      <w:pPr>
        <w:ind w:left="1600" w:hanging="400"/>
      </w:pPr>
    </w:lvl>
    <w:lvl w:ilvl="3" w:tplc="08C82EA2">
      <w:start w:val="1"/>
      <w:numFmt w:val="decimal"/>
      <w:lvlText w:val="%4."/>
      <w:lvlJc w:val="left"/>
      <w:pPr>
        <w:ind w:left="2000" w:hanging="400"/>
      </w:pPr>
    </w:lvl>
    <w:lvl w:ilvl="4" w:tplc="8C0E755A">
      <w:start w:val="1"/>
      <w:numFmt w:val="lowerLetter"/>
      <w:lvlText w:val="%5."/>
      <w:lvlJc w:val="left"/>
      <w:pPr>
        <w:ind w:left="2400" w:hanging="400"/>
      </w:pPr>
    </w:lvl>
    <w:lvl w:ilvl="5" w:tplc="61486104">
      <w:start w:val="1"/>
      <w:numFmt w:val="lowerRoman"/>
      <w:lvlText w:val="%6."/>
      <w:lvlJc w:val="right"/>
      <w:pPr>
        <w:ind w:left="2800" w:hanging="400"/>
      </w:pPr>
    </w:lvl>
    <w:lvl w:ilvl="6" w:tplc="2E36282C">
      <w:start w:val="1"/>
      <w:numFmt w:val="decimal"/>
      <w:lvlText w:val="%7."/>
      <w:lvlJc w:val="left"/>
      <w:pPr>
        <w:ind w:left="3200" w:hanging="400"/>
      </w:pPr>
    </w:lvl>
    <w:lvl w:ilvl="7" w:tplc="6F660F78">
      <w:start w:val="1"/>
      <w:numFmt w:val="lowerLetter"/>
      <w:lvlText w:val="%8."/>
      <w:lvlJc w:val="left"/>
      <w:pPr>
        <w:ind w:left="3600" w:hanging="400"/>
      </w:pPr>
    </w:lvl>
    <w:lvl w:ilvl="8" w:tplc="E87C846C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3C43FFD3"/>
    <w:multiLevelType w:val="hybridMultilevel"/>
    <w:tmpl w:val="17CC48D8"/>
    <w:lvl w:ilvl="0" w:tplc="D6E6C3F6">
      <w:start w:val="1"/>
      <w:numFmt w:val="bullet"/>
      <w:lvlText w:val="-"/>
      <w:lvlJc w:val="left"/>
      <w:pPr>
        <w:ind w:left="800" w:hanging="400"/>
      </w:pPr>
      <w:rPr>
        <w:rFonts w:ascii="맑은 고딕" w:hAnsi="맑은 고딕" w:hint="default"/>
      </w:rPr>
    </w:lvl>
    <w:lvl w:ilvl="1" w:tplc="2F4AB76E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6E7E69F6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65004192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D3284FCE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F1FAAC5C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C4FCB08E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C4AEF0A2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37DE97F6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4248A038"/>
    <w:multiLevelType w:val="hybridMultilevel"/>
    <w:tmpl w:val="1554AB62"/>
    <w:lvl w:ilvl="0" w:tplc="53205908">
      <w:start w:val="1"/>
      <w:numFmt w:val="bullet"/>
      <w:lvlText w:val="-"/>
      <w:lvlJc w:val="left"/>
      <w:pPr>
        <w:ind w:left="800" w:hanging="400"/>
      </w:pPr>
      <w:rPr>
        <w:rFonts w:ascii="맑은 고딕" w:hAnsi="맑은 고딕" w:hint="default"/>
      </w:rPr>
    </w:lvl>
    <w:lvl w:ilvl="1" w:tplc="132E0ADA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A86477F0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A7D64CC4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68782CC6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F7CABAE4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382EB6D4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817851D4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C6B8FA9A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42D92CC0"/>
    <w:multiLevelType w:val="multilevel"/>
    <w:tmpl w:val="AF1EB0EC"/>
    <w:lvl w:ilvl="0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43777911"/>
    <w:multiLevelType w:val="multilevel"/>
    <w:tmpl w:val="9D08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D713EC"/>
    <w:multiLevelType w:val="hybridMultilevel"/>
    <w:tmpl w:val="84D4300E"/>
    <w:lvl w:ilvl="0" w:tplc="FFFFFFFF">
      <w:start w:val="5"/>
      <w:numFmt w:val="decimal"/>
      <w:lvlText w:val="%1."/>
      <w:lvlJc w:val="left"/>
      <w:pPr>
        <w:ind w:left="760" w:hanging="36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4C4ECB22"/>
    <w:multiLevelType w:val="multilevel"/>
    <w:tmpl w:val="9EA820DA"/>
    <w:lvl w:ilvl="0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4C8D8273"/>
    <w:multiLevelType w:val="multilevel"/>
    <w:tmpl w:val="FB70BC32"/>
    <w:lvl w:ilvl="0">
      <w:start w:val="1"/>
      <w:numFmt w:val="bullet"/>
      <w:lvlText w:val=""/>
      <w:lvlJc w:val="left"/>
      <w:pPr>
        <w:ind w:left="400" w:hanging="40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800" w:hanging="40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200" w:hanging="40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600" w:hanging="40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000" w:hanging="40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400" w:hanging="40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800" w:hanging="40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200" w:hanging="40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3" w15:restartNumberingAfterBreak="0">
    <w:nsid w:val="54D1A977"/>
    <w:multiLevelType w:val="hybridMultilevel"/>
    <w:tmpl w:val="1E3E742C"/>
    <w:lvl w:ilvl="0" w:tplc="272AC2D4">
      <w:start w:val="1"/>
      <w:numFmt w:val="decimal"/>
      <w:lvlText w:val="%1)"/>
      <w:lvlJc w:val="left"/>
      <w:pPr>
        <w:ind w:left="800" w:hanging="400"/>
      </w:pPr>
    </w:lvl>
    <w:lvl w:ilvl="1" w:tplc="C736FCB6">
      <w:start w:val="1"/>
      <w:numFmt w:val="lowerLetter"/>
      <w:lvlText w:val="%2."/>
      <w:lvlJc w:val="left"/>
      <w:pPr>
        <w:ind w:left="1200" w:hanging="400"/>
      </w:pPr>
    </w:lvl>
    <w:lvl w:ilvl="2" w:tplc="8CE818A8">
      <w:start w:val="1"/>
      <w:numFmt w:val="lowerRoman"/>
      <w:lvlText w:val="%3."/>
      <w:lvlJc w:val="right"/>
      <w:pPr>
        <w:ind w:left="1600" w:hanging="400"/>
      </w:pPr>
    </w:lvl>
    <w:lvl w:ilvl="3" w:tplc="50426768">
      <w:start w:val="1"/>
      <w:numFmt w:val="decimal"/>
      <w:lvlText w:val="%4."/>
      <w:lvlJc w:val="left"/>
      <w:pPr>
        <w:ind w:left="2000" w:hanging="400"/>
      </w:pPr>
    </w:lvl>
    <w:lvl w:ilvl="4" w:tplc="8A80F36C">
      <w:start w:val="1"/>
      <w:numFmt w:val="lowerLetter"/>
      <w:lvlText w:val="%5."/>
      <w:lvlJc w:val="left"/>
      <w:pPr>
        <w:ind w:left="2400" w:hanging="400"/>
      </w:pPr>
    </w:lvl>
    <w:lvl w:ilvl="5" w:tplc="0950A8AE">
      <w:start w:val="1"/>
      <w:numFmt w:val="lowerRoman"/>
      <w:lvlText w:val="%6."/>
      <w:lvlJc w:val="right"/>
      <w:pPr>
        <w:ind w:left="2800" w:hanging="400"/>
      </w:pPr>
    </w:lvl>
    <w:lvl w:ilvl="6" w:tplc="CA4438E2">
      <w:start w:val="1"/>
      <w:numFmt w:val="decimal"/>
      <w:lvlText w:val="%7."/>
      <w:lvlJc w:val="left"/>
      <w:pPr>
        <w:ind w:left="3200" w:hanging="400"/>
      </w:pPr>
    </w:lvl>
    <w:lvl w:ilvl="7" w:tplc="ADF4D9A6">
      <w:start w:val="1"/>
      <w:numFmt w:val="lowerLetter"/>
      <w:lvlText w:val="%8."/>
      <w:lvlJc w:val="left"/>
      <w:pPr>
        <w:ind w:left="3600" w:hanging="400"/>
      </w:pPr>
    </w:lvl>
    <w:lvl w:ilvl="8" w:tplc="6E7AC7D0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579C4A95"/>
    <w:multiLevelType w:val="hybridMultilevel"/>
    <w:tmpl w:val="968AC11A"/>
    <w:lvl w:ilvl="0" w:tplc="E92A894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5A76DDD6"/>
    <w:multiLevelType w:val="hybridMultilevel"/>
    <w:tmpl w:val="7E0ACD04"/>
    <w:lvl w:ilvl="0" w:tplc="C0422042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CA18AE5E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D868C4C2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BAE474C6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5E80E714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75A46E32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FCC0F1E8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10F873D4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026A1D68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5B2331EE"/>
    <w:multiLevelType w:val="hybridMultilevel"/>
    <w:tmpl w:val="73060FD8"/>
    <w:lvl w:ilvl="0" w:tplc="3E64D934">
      <w:start w:val="1"/>
      <w:numFmt w:val="bullet"/>
      <w:lvlText w:val="-"/>
      <w:lvlJc w:val="left"/>
      <w:pPr>
        <w:ind w:left="800" w:hanging="400"/>
      </w:pPr>
      <w:rPr>
        <w:rFonts w:ascii="맑은 고딕" w:hAnsi="맑은 고딕" w:hint="default"/>
      </w:rPr>
    </w:lvl>
    <w:lvl w:ilvl="1" w:tplc="615693EE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B1102008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3B6C1426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3B9AD25C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A1443D1E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F6F46F62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9708BD5C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F29608CC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5C0BC011"/>
    <w:multiLevelType w:val="hybridMultilevel"/>
    <w:tmpl w:val="C090CC34"/>
    <w:lvl w:ilvl="0" w:tplc="62A02580">
      <w:start w:val="1"/>
      <w:numFmt w:val="decimal"/>
      <w:lvlText w:val="%1."/>
      <w:lvlJc w:val="left"/>
      <w:pPr>
        <w:ind w:left="800" w:hanging="400"/>
      </w:pPr>
    </w:lvl>
    <w:lvl w:ilvl="1" w:tplc="2CEEF708">
      <w:start w:val="1"/>
      <w:numFmt w:val="lowerLetter"/>
      <w:lvlText w:val="%2."/>
      <w:lvlJc w:val="left"/>
      <w:pPr>
        <w:ind w:left="1200" w:hanging="400"/>
      </w:pPr>
    </w:lvl>
    <w:lvl w:ilvl="2" w:tplc="6E2CEC26">
      <w:start w:val="1"/>
      <w:numFmt w:val="lowerRoman"/>
      <w:lvlText w:val="%3."/>
      <w:lvlJc w:val="right"/>
      <w:pPr>
        <w:ind w:left="1600" w:hanging="400"/>
      </w:pPr>
    </w:lvl>
    <w:lvl w:ilvl="3" w:tplc="2752E4A0">
      <w:start w:val="1"/>
      <w:numFmt w:val="decimal"/>
      <w:lvlText w:val="%4."/>
      <w:lvlJc w:val="left"/>
      <w:pPr>
        <w:ind w:left="2000" w:hanging="400"/>
      </w:pPr>
    </w:lvl>
    <w:lvl w:ilvl="4" w:tplc="4ED46A60">
      <w:start w:val="1"/>
      <w:numFmt w:val="lowerLetter"/>
      <w:lvlText w:val="%5."/>
      <w:lvlJc w:val="left"/>
      <w:pPr>
        <w:ind w:left="2400" w:hanging="400"/>
      </w:pPr>
    </w:lvl>
    <w:lvl w:ilvl="5" w:tplc="4C269FD0">
      <w:start w:val="1"/>
      <w:numFmt w:val="lowerRoman"/>
      <w:lvlText w:val="%6."/>
      <w:lvlJc w:val="right"/>
      <w:pPr>
        <w:ind w:left="2800" w:hanging="400"/>
      </w:pPr>
    </w:lvl>
    <w:lvl w:ilvl="6" w:tplc="8060691A">
      <w:start w:val="1"/>
      <w:numFmt w:val="decimal"/>
      <w:lvlText w:val="%7."/>
      <w:lvlJc w:val="left"/>
      <w:pPr>
        <w:ind w:left="3200" w:hanging="400"/>
      </w:pPr>
    </w:lvl>
    <w:lvl w:ilvl="7" w:tplc="78444F76">
      <w:start w:val="1"/>
      <w:numFmt w:val="lowerLetter"/>
      <w:lvlText w:val="%8."/>
      <w:lvlJc w:val="left"/>
      <w:pPr>
        <w:ind w:left="3600" w:hanging="400"/>
      </w:pPr>
    </w:lvl>
    <w:lvl w:ilvl="8" w:tplc="EE40C94E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5DAE461E"/>
    <w:multiLevelType w:val="multilevel"/>
    <w:tmpl w:val="4A38DCDC"/>
    <w:lvl w:ilvl="0">
      <w:start w:val="1"/>
      <w:numFmt w:val="bullet"/>
      <w:lvlText w:val=""/>
      <w:lvlJc w:val="left"/>
      <w:pPr>
        <w:ind w:left="400" w:hanging="40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800" w:hanging="40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200" w:hanging="40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600" w:hanging="40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000" w:hanging="40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400" w:hanging="40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800" w:hanging="40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200" w:hanging="40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9" w15:restartNumberingAfterBreak="0">
    <w:nsid w:val="628376A2"/>
    <w:multiLevelType w:val="hybridMultilevel"/>
    <w:tmpl w:val="DFA20A76"/>
    <w:lvl w:ilvl="0" w:tplc="C48CA38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DB40B0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B8B699C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E7E16B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ADE30B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49CE4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2FA511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684A29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A129C7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DC47EB"/>
    <w:multiLevelType w:val="hybridMultilevel"/>
    <w:tmpl w:val="B072AC3A"/>
    <w:lvl w:ilvl="0" w:tplc="0EDA070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6704C769"/>
    <w:multiLevelType w:val="hybridMultilevel"/>
    <w:tmpl w:val="5B7642CA"/>
    <w:lvl w:ilvl="0" w:tplc="CA2EC126">
      <w:start w:val="1"/>
      <w:numFmt w:val="bullet"/>
      <w:lvlText w:val="-"/>
      <w:lvlJc w:val="left"/>
      <w:pPr>
        <w:ind w:left="800" w:hanging="400"/>
      </w:pPr>
      <w:rPr>
        <w:rFonts w:ascii="맑은 고딕" w:hAnsi="맑은 고딕" w:hint="default"/>
      </w:rPr>
    </w:lvl>
    <w:lvl w:ilvl="1" w:tplc="4CA85C8C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F0FED5FE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1CD8E7FE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8A6A998A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C0E801D6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E60032DE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00702016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61FA2BCC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2" w15:restartNumberingAfterBreak="0">
    <w:nsid w:val="67EFA6EF"/>
    <w:multiLevelType w:val="hybridMultilevel"/>
    <w:tmpl w:val="3F1EE14E"/>
    <w:lvl w:ilvl="0" w:tplc="F0FC918A">
      <w:start w:val="1"/>
      <w:numFmt w:val="decimal"/>
      <w:lvlText w:val="%1."/>
      <w:lvlJc w:val="left"/>
      <w:pPr>
        <w:ind w:left="800" w:hanging="400"/>
      </w:pPr>
    </w:lvl>
    <w:lvl w:ilvl="1" w:tplc="EB20C4DA">
      <w:start w:val="1"/>
      <w:numFmt w:val="lowerLetter"/>
      <w:lvlText w:val="%2."/>
      <w:lvlJc w:val="left"/>
      <w:pPr>
        <w:ind w:left="1200" w:hanging="400"/>
      </w:pPr>
    </w:lvl>
    <w:lvl w:ilvl="2" w:tplc="8CD8A5BE">
      <w:start w:val="1"/>
      <w:numFmt w:val="lowerRoman"/>
      <w:lvlText w:val="%3."/>
      <w:lvlJc w:val="right"/>
      <w:pPr>
        <w:ind w:left="1600" w:hanging="400"/>
      </w:pPr>
    </w:lvl>
    <w:lvl w:ilvl="3" w:tplc="FEF6F162">
      <w:start w:val="1"/>
      <w:numFmt w:val="decimal"/>
      <w:lvlText w:val="%4."/>
      <w:lvlJc w:val="left"/>
      <w:pPr>
        <w:ind w:left="2000" w:hanging="400"/>
      </w:pPr>
    </w:lvl>
    <w:lvl w:ilvl="4" w:tplc="C630AC4A">
      <w:start w:val="1"/>
      <w:numFmt w:val="lowerLetter"/>
      <w:lvlText w:val="%5."/>
      <w:lvlJc w:val="left"/>
      <w:pPr>
        <w:ind w:left="2400" w:hanging="400"/>
      </w:pPr>
    </w:lvl>
    <w:lvl w:ilvl="5" w:tplc="232CDBEC">
      <w:start w:val="1"/>
      <w:numFmt w:val="lowerRoman"/>
      <w:lvlText w:val="%6."/>
      <w:lvlJc w:val="right"/>
      <w:pPr>
        <w:ind w:left="2800" w:hanging="400"/>
      </w:pPr>
    </w:lvl>
    <w:lvl w:ilvl="6" w:tplc="8DCEC26E">
      <w:start w:val="1"/>
      <w:numFmt w:val="decimal"/>
      <w:lvlText w:val="%7."/>
      <w:lvlJc w:val="left"/>
      <w:pPr>
        <w:ind w:left="3200" w:hanging="400"/>
      </w:pPr>
    </w:lvl>
    <w:lvl w:ilvl="7" w:tplc="7BCCC426">
      <w:start w:val="1"/>
      <w:numFmt w:val="lowerLetter"/>
      <w:lvlText w:val="%8."/>
      <w:lvlJc w:val="left"/>
      <w:pPr>
        <w:ind w:left="3600" w:hanging="400"/>
      </w:pPr>
    </w:lvl>
    <w:lvl w:ilvl="8" w:tplc="8EE42AA8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6D056A54"/>
    <w:multiLevelType w:val="hybridMultilevel"/>
    <w:tmpl w:val="64D0FFD8"/>
    <w:lvl w:ilvl="0" w:tplc="A1803092">
      <w:start w:val="1"/>
      <w:numFmt w:val="decimal"/>
      <w:lvlText w:val="%1."/>
      <w:lvlJc w:val="left"/>
      <w:pPr>
        <w:ind w:left="800" w:hanging="400"/>
      </w:pPr>
    </w:lvl>
    <w:lvl w:ilvl="1" w:tplc="9F64652C">
      <w:start w:val="1"/>
      <w:numFmt w:val="lowerLetter"/>
      <w:lvlText w:val="%2."/>
      <w:lvlJc w:val="left"/>
      <w:pPr>
        <w:ind w:left="1200" w:hanging="400"/>
      </w:pPr>
    </w:lvl>
    <w:lvl w:ilvl="2" w:tplc="CA9EB8C6">
      <w:start w:val="1"/>
      <w:numFmt w:val="lowerRoman"/>
      <w:lvlText w:val="%3."/>
      <w:lvlJc w:val="right"/>
      <w:pPr>
        <w:ind w:left="1600" w:hanging="400"/>
      </w:pPr>
    </w:lvl>
    <w:lvl w:ilvl="3" w:tplc="17C67234">
      <w:start w:val="1"/>
      <w:numFmt w:val="decimal"/>
      <w:lvlText w:val="%4."/>
      <w:lvlJc w:val="left"/>
      <w:pPr>
        <w:ind w:left="2000" w:hanging="400"/>
      </w:pPr>
    </w:lvl>
    <w:lvl w:ilvl="4" w:tplc="BD5E72BA">
      <w:start w:val="1"/>
      <w:numFmt w:val="lowerLetter"/>
      <w:lvlText w:val="%5."/>
      <w:lvlJc w:val="left"/>
      <w:pPr>
        <w:ind w:left="2400" w:hanging="400"/>
      </w:pPr>
    </w:lvl>
    <w:lvl w:ilvl="5" w:tplc="A79A553A">
      <w:start w:val="1"/>
      <w:numFmt w:val="lowerRoman"/>
      <w:lvlText w:val="%6."/>
      <w:lvlJc w:val="right"/>
      <w:pPr>
        <w:ind w:left="2800" w:hanging="400"/>
      </w:pPr>
    </w:lvl>
    <w:lvl w:ilvl="6" w:tplc="29002AEE">
      <w:start w:val="1"/>
      <w:numFmt w:val="decimal"/>
      <w:lvlText w:val="%7."/>
      <w:lvlJc w:val="left"/>
      <w:pPr>
        <w:ind w:left="3200" w:hanging="400"/>
      </w:pPr>
    </w:lvl>
    <w:lvl w:ilvl="7" w:tplc="40EE3896">
      <w:start w:val="1"/>
      <w:numFmt w:val="lowerLetter"/>
      <w:lvlText w:val="%8."/>
      <w:lvlJc w:val="left"/>
      <w:pPr>
        <w:ind w:left="3600" w:hanging="400"/>
      </w:pPr>
    </w:lvl>
    <w:lvl w:ilvl="8" w:tplc="5596B3C0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71C41800"/>
    <w:multiLevelType w:val="hybridMultilevel"/>
    <w:tmpl w:val="6B50502A"/>
    <w:lvl w:ilvl="0" w:tplc="F1F6355C">
      <w:start w:val="1"/>
      <w:numFmt w:val="decimal"/>
      <w:lvlText w:val="%1."/>
      <w:lvlJc w:val="left"/>
      <w:pPr>
        <w:ind w:left="800" w:hanging="400"/>
      </w:pPr>
    </w:lvl>
    <w:lvl w:ilvl="1" w:tplc="89E45B2A">
      <w:start w:val="1"/>
      <w:numFmt w:val="lowerLetter"/>
      <w:lvlText w:val="%2."/>
      <w:lvlJc w:val="left"/>
      <w:pPr>
        <w:ind w:left="1200" w:hanging="400"/>
      </w:pPr>
    </w:lvl>
    <w:lvl w:ilvl="2" w:tplc="D10C43E4">
      <w:start w:val="1"/>
      <w:numFmt w:val="lowerRoman"/>
      <w:lvlText w:val="%3."/>
      <w:lvlJc w:val="right"/>
      <w:pPr>
        <w:ind w:left="1600" w:hanging="400"/>
      </w:pPr>
    </w:lvl>
    <w:lvl w:ilvl="3" w:tplc="DC289AB8">
      <w:start w:val="1"/>
      <w:numFmt w:val="decimal"/>
      <w:lvlText w:val="%4."/>
      <w:lvlJc w:val="left"/>
      <w:pPr>
        <w:ind w:left="2000" w:hanging="400"/>
      </w:pPr>
    </w:lvl>
    <w:lvl w:ilvl="4" w:tplc="152CAEB4">
      <w:start w:val="1"/>
      <w:numFmt w:val="lowerLetter"/>
      <w:lvlText w:val="%5."/>
      <w:lvlJc w:val="left"/>
      <w:pPr>
        <w:ind w:left="2400" w:hanging="400"/>
      </w:pPr>
    </w:lvl>
    <w:lvl w:ilvl="5" w:tplc="BE9E329C">
      <w:start w:val="1"/>
      <w:numFmt w:val="lowerRoman"/>
      <w:lvlText w:val="%6."/>
      <w:lvlJc w:val="right"/>
      <w:pPr>
        <w:ind w:left="2800" w:hanging="400"/>
      </w:pPr>
    </w:lvl>
    <w:lvl w:ilvl="6" w:tplc="125E12B6">
      <w:start w:val="1"/>
      <w:numFmt w:val="decimal"/>
      <w:lvlText w:val="%7."/>
      <w:lvlJc w:val="left"/>
      <w:pPr>
        <w:ind w:left="3200" w:hanging="400"/>
      </w:pPr>
    </w:lvl>
    <w:lvl w:ilvl="7" w:tplc="4FAE5146">
      <w:start w:val="1"/>
      <w:numFmt w:val="lowerLetter"/>
      <w:lvlText w:val="%8."/>
      <w:lvlJc w:val="left"/>
      <w:pPr>
        <w:ind w:left="3600" w:hanging="400"/>
      </w:pPr>
    </w:lvl>
    <w:lvl w:ilvl="8" w:tplc="66ECFE4A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73380AB7"/>
    <w:multiLevelType w:val="hybridMultilevel"/>
    <w:tmpl w:val="97F86D70"/>
    <w:lvl w:ilvl="0" w:tplc="056A2EF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918939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ED241C8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FBCE94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236D58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2BE936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E183E3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240DE5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260CE37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047C2A"/>
    <w:multiLevelType w:val="multilevel"/>
    <w:tmpl w:val="39BA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B9988D"/>
    <w:multiLevelType w:val="hybridMultilevel"/>
    <w:tmpl w:val="70CA694E"/>
    <w:lvl w:ilvl="0" w:tplc="62A6D0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DC9C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360C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F261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86B2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3201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8EC9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B452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48AB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81B27A"/>
    <w:multiLevelType w:val="hybridMultilevel"/>
    <w:tmpl w:val="A1D868E2"/>
    <w:lvl w:ilvl="0" w:tplc="0B4CB202">
      <w:start w:val="1"/>
      <w:numFmt w:val="bullet"/>
      <w:lvlText w:val="-"/>
      <w:lvlJc w:val="left"/>
      <w:pPr>
        <w:ind w:left="800" w:hanging="400"/>
      </w:pPr>
      <w:rPr>
        <w:rFonts w:ascii="맑은 고딕" w:hAnsi="맑은 고딕" w:hint="default"/>
      </w:rPr>
    </w:lvl>
    <w:lvl w:ilvl="1" w:tplc="6F7E9828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E3A0F916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7E3C6102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21C4B6A0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A21C94A2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83F4A3C8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A1523480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95346F16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9" w15:restartNumberingAfterBreak="0">
    <w:nsid w:val="75F517E7"/>
    <w:multiLevelType w:val="multilevel"/>
    <w:tmpl w:val="52AE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8FC22F"/>
    <w:multiLevelType w:val="multilevel"/>
    <w:tmpl w:val="C7F0C8B4"/>
    <w:lvl w:ilvl="0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1" w15:restartNumberingAfterBreak="0">
    <w:nsid w:val="77D5A452"/>
    <w:multiLevelType w:val="multilevel"/>
    <w:tmpl w:val="01FEE902"/>
    <w:lvl w:ilvl="0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2" w15:restartNumberingAfterBreak="0">
    <w:nsid w:val="77E2725E"/>
    <w:multiLevelType w:val="multilevel"/>
    <w:tmpl w:val="8418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4"/>
  </w:num>
  <w:num w:numId="3">
    <w:abstractNumId w:val="23"/>
  </w:num>
  <w:num w:numId="4">
    <w:abstractNumId w:val="10"/>
  </w:num>
  <w:num w:numId="5">
    <w:abstractNumId w:val="17"/>
  </w:num>
  <w:num w:numId="6">
    <w:abstractNumId w:val="6"/>
  </w:num>
  <w:num w:numId="7">
    <w:abstractNumId w:val="8"/>
  </w:num>
  <w:num w:numId="8">
    <w:abstractNumId w:val="13"/>
  </w:num>
  <w:num w:numId="9">
    <w:abstractNumId w:val="26"/>
  </w:num>
  <w:num w:numId="10">
    <w:abstractNumId w:val="14"/>
  </w:num>
  <w:num w:numId="11">
    <w:abstractNumId w:val="12"/>
  </w:num>
  <w:num w:numId="12">
    <w:abstractNumId w:val="38"/>
  </w:num>
  <w:num w:numId="13">
    <w:abstractNumId w:val="16"/>
  </w:num>
  <w:num w:numId="14">
    <w:abstractNumId w:val="31"/>
  </w:num>
  <w:num w:numId="15">
    <w:abstractNumId w:val="9"/>
  </w:num>
  <w:num w:numId="16">
    <w:abstractNumId w:val="25"/>
  </w:num>
  <w:num w:numId="17">
    <w:abstractNumId w:val="37"/>
  </w:num>
  <w:num w:numId="18">
    <w:abstractNumId w:val="15"/>
  </w:num>
  <w:num w:numId="19">
    <w:abstractNumId w:val="11"/>
  </w:num>
  <w:num w:numId="20">
    <w:abstractNumId w:val="27"/>
  </w:num>
  <w:num w:numId="21">
    <w:abstractNumId w:val="33"/>
  </w:num>
  <w:num w:numId="22">
    <w:abstractNumId w:val="32"/>
  </w:num>
  <w:num w:numId="23">
    <w:abstractNumId w:val="22"/>
  </w:num>
  <w:num w:numId="24">
    <w:abstractNumId w:val="28"/>
  </w:num>
  <w:num w:numId="25">
    <w:abstractNumId w:val="3"/>
  </w:num>
  <w:num w:numId="26">
    <w:abstractNumId w:val="18"/>
  </w:num>
  <w:num w:numId="27">
    <w:abstractNumId w:val="41"/>
  </w:num>
  <w:num w:numId="28">
    <w:abstractNumId w:val="21"/>
  </w:num>
  <w:num w:numId="29">
    <w:abstractNumId w:val="40"/>
  </w:num>
  <w:num w:numId="30">
    <w:abstractNumId w:val="5"/>
  </w:num>
  <w:num w:numId="31">
    <w:abstractNumId w:val="24"/>
  </w:num>
  <w:num w:numId="32">
    <w:abstractNumId w:val="30"/>
  </w:num>
  <w:num w:numId="33">
    <w:abstractNumId w:val="20"/>
  </w:num>
  <w:num w:numId="34">
    <w:abstractNumId w:val="2"/>
  </w:num>
  <w:num w:numId="35">
    <w:abstractNumId w:val="39"/>
  </w:num>
  <w:num w:numId="36">
    <w:abstractNumId w:val="42"/>
  </w:num>
  <w:num w:numId="37">
    <w:abstractNumId w:val="36"/>
  </w:num>
  <w:num w:numId="38">
    <w:abstractNumId w:val="7"/>
  </w:num>
  <w:num w:numId="39">
    <w:abstractNumId w:val="19"/>
  </w:num>
  <w:num w:numId="40">
    <w:abstractNumId w:val="4"/>
  </w:num>
  <w:num w:numId="41">
    <w:abstractNumId w:val="35"/>
  </w:num>
  <w:num w:numId="42">
    <w:abstractNumId w:val="29"/>
  </w:num>
  <w:num w:numId="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038E4"/>
    <w:rsid w:val="000E034D"/>
    <w:rsid w:val="00193E2F"/>
    <w:rsid w:val="001D6A0E"/>
    <w:rsid w:val="002B1533"/>
    <w:rsid w:val="003A0A9D"/>
    <w:rsid w:val="004140E1"/>
    <w:rsid w:val="00455EAD"/>
    <w:rsid w:val="004A6CE8"/>
    <w:rsid w:val="0051786C"/>
    <w:rsid w:val="005D24F7"/>
    <w:rsid w:val="00623816"/>
    <w:rsid w:val="00686AF6"/>
    <w:rsid w:val="0081CA8D"/>
    <w:rsid w:val="00835F1E"/>
    <w:rsid w:val="00980566"/>
    <w:rsid w:val="00A038E4"/>
    <w:rsid w:val="00C907B2"/>
    <w:rsid w:val="00CAC675"/>
    <w:rsid w:val="00D5BD54"/>
    <w:rsid w:val="00DA102F"/>
    <w:rsid w:val="00E11CB4"/>
    <w:rsid w:val="00E224BC"/>
    <w:rsid w:val="00F54F2B"/>
    <w:rsid w:val="00FDD350"/>
    <w:rsid w:val="013E67B6"/>
    <w:rsid w:val="0185A528"/>
    <w:rsid w:val="0201CDBD"/>
    <w:rsid w:val="02110C92"/>
    <w:rsid w:val="024ECDE1"/>
    <w:rsid w:val="0282C1B0"/>
    <w:rsid w:val="02D3784B"/>
    <w:rsid w:val="0302E39E"/>
    <w:rsid w:val="03135F39"/>
    <w:rsid w:val="031FED87"/>
    <w:rsid w:val="03204BEB"/>
    <w:rsid w:val="0339DE19"/>
    <w:rsid w:val="033EFDF9"/>
    <w:rsid w:val="034A4405"/>
    <w:rsid w:val="03FCA9A9"/>
    <w:rsid w:val="0432CB53"/>
    <w:rsid w:val="04501E43"/>
    <w:rsid w:val="046FAB51"/>
    <w:rsid w:val="047F7F2A"/>
    <w:rsid w:val="0491E9FD"/>
    <w:rsid w:val="04DDCBD0"/>
    <w:rsid w:val="050D87F9"/>
    <w:rsid w:val="051B6695"/>
    <w:rsid w:val="05AA2D9D"/>
    <w:rsid w:val="05E0B7E0"/>
    <w:rsid w:val="05F9DE50"/>
    <w:rsid w:val="06067D92"/>
    <w:rsid w:val="067E1072"/>
    <w:rsid w:val="068CA33B"/>
    <w:rsid w:val="06BE6DEF"/>
    <w:rsid w:val="071FFC8C"/>
    <w:rsid w:val="0721BEB5"/>
    <w:rsid w:val="0766A683"/>
    <w:rsid w:val="076E50B1"/>
    <w:rsid w:val="07C6BAC5"/>
    <w:rsid w:val="07E59664"/>
    <w:rsid w:val="087C2B77"/>
    <w:rsid w:val="088AA30D"/>
    <w:rsid w:val="08E21CD8"/>
    <w:rsid w:val="08EB2555"/>
    <w:rsid w:val="08ECA6E3"/>
    <w:rsid w:val="08FDE1E4"/>
    <w:rsid w:val="095EEDCA"/>
    <w:rsid w:val="09620C27"/>
    <w:rsid w:val="097005A3"/>
    <w:rsid w:val="09A57C58"/>
    <w:rsid w:val="09C6FD39"/>
    <w:rsid w:val="0A0742C2"/>
    <w:rsid w:val="0A0CFE5F"/>
    <w:rsid w:val="0A3DE1E0"/>
    <w:rsid w:val="0A61CAD0"/>
    <w:rsid w:val="0A61D5C4"/>
    <w:rsid w:val="0A647663"/>
    <w:rsid w:val="0A8B9C14"/>
    <w:rsid w:val="0A9A7F56"/>
    <w:rsid w:val="0A9E4745"/>
    <w:rsid w:val="0AA8B26E"/>
    <w:rsid w:val="0B1D3726"/>
    <w:rsid w:val="0B1DE93F"/>
    <w:rsid w:val="0B3C9CF6"/>
    <w:rsid w:val="0B447342"/>
    <w:rsid w:val="0B4B8F47"/>
    <w:rsid w:val="0B659B15"/>
    <w:rsid w:val="0BCDC205"/>
    <w:rsid w:val="0BDF4E58"/>
    <w:rsid w:val="0BE8198C"/>
    <w:rsid w:val="0BFDA625"/>
    <w:rsid w:val="0C0046C4"/>
    <w:rsid w:val="0C01FCBD"/>
    <w:rsid w:val="0C08DA52"/>
    <w:rsid w:val="0C3A35EF"/>
    <w:rsid w:val="0C9FA8EE"/>
    <w:rsid w:val="0CB9B9A0"/>
    <w:rsid w:val="0D0CD1E1"/>
    <w:rsid w:val="0D2D255D"/>
    <w:rsid w:val="0D50B4F3"/>
    <w:rsid w:val="0D730973"/>
    <w:rsid w:val="0DE1FE76"/>
    <w:rsid w:val="0DEB078F"/>
    <w:rsid w:val="0DEBC9C5"/>
    <w:rsid w:val="0DF1D43B"/>
    <w:rsid w:val="0E50DDC7"/>
    <w:rsid w:val="0E743DB8"/>
    <w:rsid w:val="0E9B456E"/>
    <w:rsid w:val="0EA6FB7D"/>
    <w:rsid w:val="0ED1CD5E"/>
    <w:rsid w:val="0EF98BEF"/>
    <w:rsid w:val="0F279273"/>
    <w:rsid w:val="0F283815"/>
    <w:rsid w:val="0F481C35"/>
    <w:rsid w:val="0F71D3DB"/>
    <w:rsid w:val="100E1B36"/>
    <w:rsid w:val="102CEFC8"/>
    <w:rsid w:val="10317B10"/>
    <w:rsid w:val="106387D3"/>
    <w:rsid w:val="1071F5D3"/>
    <w:rsid w:val="109C90EC"/>
    <w:rsid w:val="109EA208"/>
    <w:rsid w:val="10BA82F0"/>
    <w:rsid w:val="10D11748"/>
    <w:rsid w:val="11124320"/>
    <w:rsid w:val="115FE9AF"/>
    <w:rsid w:val="119AEBA4"/>
    <w:rsid w:val="119E4008"/>
    <w:rsid w:val="11B0A12C"/>
    <w:rsid w:val="11D4D61E"/>
    <w:rsid w:val="11FA9862"/>
    <w:rsid w:val="126708C7"/>
    <w:rsid w:val="12789A64"/>
    <w:rsid w:val="12A9592A"/>
    <w:rsid w:val="12C374A3"/>
    <w:rsid w:val="130C7852"/>
    <w:rsid w:val="13260129"/>
    <w:rsid w:val="132718F7"/>
    <w:rsid w:val="13331935"/>
    <w:rsid w:val="133543DB"/>
    <w:rsid w:val="134A9BF1"/>
    <w:rsid w:val="137C28C4"/>
    <w:rsid w:val="138F771D"/>
    <w:rsid w:val="14255548"/>
    <w:rsid w:val="14272CDD"/>
    <w:rsid w:val="146C2A45"/>
    <w:rsid w:val="147E0F5F"/>
    <w:rsid w:val="14D1143C"/>
    <w:rsid w:val="14FAFC3F"/>
    <w:rsid w:val="15097BD6"/>
    <w:rsid w:val="15510B6D"/>
    <w:rsid w:val="15828CB0"/>
    <w:rsid w:val="15BAD790"/>
    <w:rsid w:val="15D5E4BA"/>
    <w:rsid w:val="15DE665F"/>
    <w:rsid w:val="15E8E772"/>
    <w:rsid w:val="163F7D72"/>
    <w:rsid w:val="16A54C37"/>
    <w:rsid w:val="16A65753"/>
    <w:rsid w:val="16B20D62"/>
    <w:rsid w:val="16C816B7"/>
    <w:rsid w:val="16F7E782"/>
    <w:rsid w:val="1729C474"/>
    <w:rsid w:val="173F56FE"/>
    <w:rsid w:val="1775D9B7"/>
    <w:rsid w:val="178D1421"/>
    <w:rsid w:val="17ABBC0C"/>
    <w:rsid w:val="17D8BA41"/>
    <w:rsid w:val="18411C98"/>
    <w:rsid w:val="1851D490"/>
    <w:rsid w:val="18554F0F"/>
    <w:rsid w:val="186BF840"/>
    <w:rsid w:val="18A2A744"/>
    <w:rsid w:val="18C594D5"/>
    <w:rsid w:val="18DEE8A6"/>
    <w:rsid w:val="18F87D1B"/>
    <w:rsid w:val="1935ECAC"/>
    <w:rsid w:val="1939B330"/>
    <w:rsid w:val="194E4711"/>
    <w:rsid w:val="19520273"/>
    <w:rsid w:val="19E3669E"/>
    <w:rsid w:val="19E9AE24"/>
    <w:rsid w:val="1A1B575C"/>
    <w:rsid w:val="1A365977"/>
    <w:rsid w:val="1A4339A0"/>
    <w:rsid w:val="1A77326F"/>
    <w:rsid w:val="1AB7F7B3"/>
    <w:rsid w:val="1ABC5895"/>
    <w:rsid w:val="1ADE64A0"/>
    <w:rsid w:val="1B0EA70E"/>
    <w:rsid w:val="1B196B33"/>
    <w:rsid w:val="1B1ADA90"/>
    <w:rsid w:val="1B2AC9F4"/>
    <w:rsid w:val="1B3A92E2"/>
    <w:rsid w:val="1B6E5D20"/>
    <w:rsid w:val="1B8A70A5"/>
    <w:rsid w:val="1B8D6B0F"/>
    <w:rsid w:val="1BB9FB55"/>
    <w:rsid w:val="1BBFA05D"/>
    <w:rsid w:val="1C3590DD"/>
    <w:rsid w:val="1C3DCBB4"/>
    <w:rsid w:val="1C5791EE"/>
    <w:rsid w:val="1CA307AF"/>
    <w:rsid w:val="1D0EB5FB"/>
    <w:rsid w:val="1D264106"/>
    <w:rsid w:val="1D2F2823"/>
    <w:rsid w:val="1D3E690E"/>
    <w:rsid w:val="1D5B70BE"/>
    <w:rsid w:val="1DAF7C8E"/>
    <w:rsid w:val="1DDE5759"/>
    <w:rsid w:val="1DEBBD95"/>
    <w:rsid w:val="1DF3F957"/>
    <w:rsid w:val="1E1591A7"/>
    <w:rsid w:val="1E4E85DE"/>
    <w:rsid w:val="1E92D669"/>
    <w:rsid w:val="1EBD8841"/>
    <w:rsid w:val="1EE3AED2"/>
    <w:rsid w:val="1F1DE6F1"/>
    <w:rsid w:val="1F35C7BA"/>
    <w:rsid w:val="1F713C0D"/>
    <w:rsid w:val="1F7BFC21"/>
    <w:rsid w:val="1F91D373"/>
    <w:rsid w:val="1FAF0962"/>
    <w:rsid w:val="1FB74120"/>
    <w:rsid w:val="1FDC802F"/>
    <w:rsid w:val="20931180"/>
    <w:rsid w:val="20E0FA75"/>
    <w:rsid w:val="212B9A19"/>
    <w:rsid w:val="21459F51"/>
    <w:rsid w:val="216CDEEB"/>
    <w:rsid w:val="219E3DAC"/>
    <w:rsid w:val="21CDA6E6"/>
    <w:rsid w:val="21F14D2A"/>
    <w:rsid w:val="21F94C6F"/>
    <w:rsid w:val="222EE1E1"/>
    <w:rsid w:val="22318AFF"/>
    <w:rsid w:val="22600ACB"/>
    <w:rsid w:val="228AF8F9"/>
    <w:rsid w:val="22C76A7A"/>
    <w:rsid w:val="22E9F299"/>
    <w:rsid w:val="22EFBA49"/>
    <w:rsid w:val="23107EB4"/>
    <w:rsid w:val="231420F1"/>
    <w:rsid w:val="236DDD0D"/>
    <w:rsid w:val="2374E1B3"/>
    <w:rsid w:val="23AFF948"/>
    <w:rsid w:val="23B33FE7"/>
    <w:rsid w:val="244344AD"/>
    <w:rsid w:val="24633ADB"/>
    <w:rsid w:val="2528EDEC"/>
    <w:rsid w:val="253152EB"/>
    <w:rsid w:val="2540C041"/>
    <w:rsid w:val="257B54E2"/>
    <w:rsid w:val="25C172F6"/>
    <w:rsid w:val="25C26CF8"/>
    <w:rsid w:val="25DFAFB0"/>
    <w:rsid w:val="25E4DC42"/>
    <w:rsid w:val="260034F9"/>
    <w:rsid w:val="260DC7A3"/>
    <w:rsid w:val="269092BC"/>
    <w:rsid w:val="26D4312A"/>
    <w:rsid w:val="2747E25E"/>
    <w:rsid w:val="277EBD7E"/>
    <w:rsid w:val="2790315E"/>
    <w:rsid w:val="27AF8D21"/>
    <w:rsid w:val="27C020AE"/>
    <w:rsid w:val="282A5BD5"/>
    <w:rsid w:val="28548EDD"/>
    <w:rsid w:val="285F2DE8"/>
    <w:rsid w:val="2864F810"/>
    <w:rsid w:val="2933C537"/>
    <w:rsid w:val="2936ABFE"/>
    <w:rsid w:val="29665B8E"/>
    <w:rsid w:val="29AC1F7E"/>
    <w:rsid w:val="2A29CCF5"/>
    <w:rsid w:val="2A689866"/>
    <w:rsid w:val="2AAAC0A4"/>
    <w:rsid w:val="2AC015C5"/>
    <w:rsid w:val="2AE09E19"/>
    <w:rsid w:val="2AEB6F47"/>
    <w:rsid w:val="2AF5BAAE"/>
    <w:rsid w:val="2B36ABB8"/>
    <w:rsid w:val="2B411433"/>
    <w:rsid w:val="2B47EFDF"/>
    <w:rsid w:val="2B522396"/>
    <w:rsid w:val="2B68B7EE"/>
    <w:rsid w:val="2B8C2F9F"/>
    <w:rsid w:val="2BB7BE7E"/>
    <w:rsid w:val="2BC77A59"/>
    <w:rsid w:val="2BCCEFFA"/>
    <w:rsid w:val="2BD67B69"/>
    <w:rsid w:val="2C07A581"/>
    <w:rsid w:val="2C098A9F"/>
    <w:rsid w:val="2C3D36F9"/>
    <w:rsid w:val="2C5C6FED"/>
    <w:rsid w:val="2CEDF3F7"/>
    <w:rsid w:val="2CF0E3B9"/>
    <w:rsid w:val="2D1A3E8C"/>
    <w:rsid w:val="2D280000"/>
    <w:rsid w:val="2D2C55CD"/>
    <w:rsid w:val="2D79139F"/>
    <w:rsid w:val="2D82A821"/>
    <w:rsid w:val="2DAD19F3"/>
    <w:rsid w:val="2DE5E9DB"/>
    <w:rsid w:val="2E065737"/>
    <w:rsid w:val="2E14143E"/>
    <w:rsid w:val="2E1A95DD"/>
    <w:rsid w:val="2E1F8566"/>
    <w:rsid w:val="2E244792"/>
    <w:rsid w:val="2E278B0D"/>
    <w:rsid w:val="2E2D934D"/>
    <w:rsid w:val="2E4B814B"/>
    <w:rsid w:val="2E639857"/>
    <w:rsid w:val="2E870682"/>
    <w:rsid w:val="2EBE910F"/>
    <w:rsid w:val="2ED33CD7"/>
    <w:rsid w:val="2ED5D622"/>
    <w:rsid w:val="2EE68E85"/>
    <w:rsid w:val="2F2355DF"/>
    <w:rsid w:val="2F801C12"/>
    <w:rsid w:val="2F8691F6"/>
    <w:rsid w:val="2FC70604"/>
    <w:rsid w:val="2FE8AC13"/>
    <w:rsid w:val="304405DB"/>
    <w:rsid w:val="306A3FCD"/>
    <w:rsid w:val="306D8560"/>
    <w:rsid w:val="3076B9FE"/>
    <w:rsid w:val="30B1F848"/>
    <w:rsid w:val="30B98C7B"/>
    <w:rsid w:val="30DB56CA"/>
    <w:rsid w:val="3114D0C7"/>
    <w:rsid w:val="3124CF9C"/>
    <w:rsid w:val="3154CAF5"/>
    <w:rsid w:val="315A75CB"/>
    <w:rsid w:val="318944F4"/>
    <w:rsid w:val="318CD6E4"/>
    <w:rsid w:val="318F18E1"/>
    <w:rsid w:val="31AE6A42"/>
    <w:rsid w:val="31B7E098"/>
    <w:rsid w:val="31FB7123"/>
    <w:rsid w:val="326F2C3F"/>
    <w:rsid w:val="328C620B"/>
    <w:rsid w:val="32A50A5B"/>
    <w:rsid w:val="32D33B42"/>
    <w:rsid w:val="32D347FB"/>
    <w:rsid w:val="32DAEA46"/>
    <w:rsid w:val="33261B1A"/>
    <w:rsid w:val="33389A4F"/>
    <w:rsid w:val="33531B2E"/>
    <w:rsid w:val="3370AB5E"/>
    <w:rsid w:val="33B15B09"/>
    <w:rsid w:val="33B393DA"/>
    <w:rsid w:val="340346A4"/>
    <w:rsid w:val="34083B48"/>
    <w:rsid w:val="3414773A"/>
    <w:rsid w:val="34413AE6"/>
    <w:rsid w:val="34734499"/>
    <w:rsid w:val="34814ECA"/>
    <w:rsid w:val="34818CE7"/>
    <w:rsid w:val="34C0A339"/>
    <w:rsid w:val="34F905DC"/>
    <w:rsid w:val="351E023A"/>
    <w:rsid w:val="3520351D"/>
    <w:rsid w:val="3521FEFC"/>
    <w:rsid w:val="353311E5"/>
    <w:rsid w:val="35643552"/>
    <w:rsid w:val="357260BA"/>
    <w:rsid w:val="3578504F"/>
    <w:rsid w:val="360B7C8B"/>
    <w:rsid w:val="362662DD"/>
    <w:rsid w:val="363211FF"/>
    <w:rsid w:val="36387499"/>
    <w:rsid w:val="365AA64C"/>
    <w:rsid w:val="366106CD"/>
    <w:rsid w:val="367CD1C8"/>
    <w:rsid w:val="36D83333"/>
    <w:rsid w:val="36D923FB"/>
    <w:rsid w:val="36DE0662"/>
    <w:rsid w:val="36ED737E"/>
    <w:rsid w:val="37941120"/>
    <w:rsid w:val="37EFDB58"/>
    <w:rsid w:val="37F1E914"/>
    <w:rsid w:val="3815B474"/>
    <w:rsid w:val="3859F954"/>
    <w:rsid w:val="3874486E"/>
    <w:rsid w:val="38CD07FA"/>
    <w:rsid w:val="393AD126"/>
    <w:rsid w:val="393E3EC2"/>
    <w:rsid w:val="393FA2C9"/>
    <w:rsid w:val="39498C03"/>
    <w:rsid w:val="397E5042"/>
    <w:rsid w:val="39AC21E7"/>
    <w:rsid w:val="39FBD478"/>
    <w:rsid w:val="3A3C89E6"/>
    <w:rsid w:val="3A5EFD79"/>
    <w:rsid w:val="3A756FBC"/>
    <w:rsid w:val="3A8706BD"/>
    <w:rsid w:val="3AA5FA0E"/>
    <w:rsid w:val="3AA65A3F"/>
    <w:rsid w:val="3AC1107D"/>
    <w:rsid w:val="3AE74195"/>
    <w:rsid w:val="3B23B4EE"/>
    <w:rsid w:val="3B5BC509"/>
    <w:rsid w:val="3B6BB964"/>
    <w:rsid w:val="3B7E6A49"/>
    <w:rsid w:val="3B8B6DDB"/>
    <w:rsid w:val="3C00A5BE"/>
    <w:rsid w:val="3C1F646C"/>
    <w:rsid w:val="3C359529"/>
    <w:rsid w:val="3C3AF876"/>
    <w:rsid w:val="3C715F15"/>
    <w:rsid w:val="3C813A4E"/>
    <w:rsid w:val="3CA5F135"/>
    <w:rsid w:val="3CAE3F9A"/>
    <w:rsid w:val="3CCDC23A"/>
    <w:rsid w:val="3D24A917"/>
    <w:rsid w:val="3D742AA8"/>
    <w:rsid w:val="3E5671BC"/>
    <w:rsid w:val="3E644A46"/>
    <w:rsid w:val="3EF6CFDE"/>
    <w:rsid w:val="3F06F1F0"/>
    <w:rsid w:val="3F10B064"/>
    <w:rsid w:val="3F242D56"/>
    <w:rsid w:val="3FAC9F7E"/>
    <w:rsid w:val="3FB221FF"/>
    <w:rsid w:val="3FDFA40D"/>
    <w:rsid w:val="400869F9"/>
    <w:rsid w:val="4017C5AC"/>
    <w:rsid w:val="409DF76C"/>
    <w:rsid w:val="40AFAFE3"/>
    <w:rsid w:val="41001711"/>
    <w:rsid w:val="411012F1"/>
    <w:rsid w:val="4117F1E0"/>
    <w:rsid w:val="41240EBD"/>
    <w:rsid w:val="412CEC89"/>
    <w:rsid w:val="41A1335D"/>
    <w:rsid w:val="41A1E040"/>
    <w:rsid w:val="41A4F6F4"/>
    <w:rsid w:val="41BCC9AD"/>
    <w:rsid w:val="41D0ED42"/>
    <w:rsid w:val="4292260E"/>
    <w:rsid w:val="42AFE72E"/>
    <w:rsid w:val="42BF42BA"/>
    <w:rsid w:val="42C72C37"/>
    <w:rsid w:val="42DB1C2D"/>
    <w:rsid w:val="42E9C2C1"/>
    <w:rsid w:val="42FA1421"/>
    <w:rsid w:val="43038FB9"/>
    <w:rsid w:val="43287DA0"/>
    <w:rsid w:val="437B46CB"/>
    <w:rsid w:val="4393CDF5"/>
    <w:rsid w:val="43E333A9"/>
    <w:rsid w:val="43EF6526"/>
    <w:rsid w:val="44074EA0"/>
    <w:rsid w:val="44081781"/>
    <w:rsid w:val="4424E2C9"/>
    <w:rsid w:val="443C9D9C"/>
    <w:rsid w:val="44B067DA"/>
    <w:rsid w:val="44C3227E"/>
    <w:rsid w:val="44DA7145"/>
    <w:rsid w:val="451E32E4"/>
    <w:rsid w:val="452AF649"/>
    <w:rsid w:val="461CAC82"/>
    <w:rsid w:val="4622081E"/>
    <w:rsid w:val="470719C5"/>
    <w:rsid w:val="471CE575"/>
    <w:rsid w:val="474B8B4E"/>
    <w:rsid w:val="47A40B87"/>
    <w:rsid w:val="47E165B9"/>
    <w:rsid w:val="48098C9C"/>
    <w:rsid w:val="482F4E85"/>
    <w:rsid w:val="483121AC"/>
    <w:rsid w:val="484EB7EE"/>
    <w:rsid w:val="48780C41"/>
    <w:rsid w:val="48C57394"/>
    <w:rsid w:val="48DBB417"/>
    <w:rsid w:val="4946DB25"/>
    <w:rsid w:val="49554DEA"/>
    <w:rsid w:val="4959A8E0"/>
    <w:rsid w:val="49A31495"/>
    <w:rsid w:val="49D94AC0"/>
    <w:rsid w:val="4A05D983"/>
    <w:rsid w:val="4A244555"/>
    <w:rsid w:val="4A344254"/>
    <w:rsid w:val="4A525DC9"/>
    <w:rsid w:val="4A68B931"/>
    <w:rsid w:val="4A98C882"/>
    <w:rsid w:val="4A98D040"/>
    <w:rsid w:val="4A9AB823"/>
    <w:rsid w:val="4AAAE65E"/>
    <w:rsid w:val="4AFB8F4B"/>
    <w:rsid w:val="4B3D678A"/>
    <w:rsid w:val="4B8658B0"/>
    <w:rsid w:val="4B9BA42F"/>
    <w:rsid w:val="4BAC716D"/>
    <w:rsid w:val="4BE0AA13"/>
    <w:rsid w:val="4C026BEC"/>
    <w:rsid w:val="4C273360"/>
    <w:rsid w:val="4C3D9F7A"/>
    <w:rsid w:val="4CB00C80"/>
    <w:rsid w:val="4CC783D4"/>
    <w:rsid w:val="4CD85033"/>
    <w:rsid w:val="4CDD40EA"/>
    <w:rsid w:val="4CEB1FB0"/>
    <w:rsid w:val="4D0D33AE"/>
    <w:rsid w:val="4D16A3B3"/>
    <w:rsid w:val="4D1892E9"/>
    <w:rsid w:val="4D35AC7A"/>
    <w:rsid w:val="4D8AF84C"/>
    <w:rsid w:val="4D8DDEFA"/>
    <w:rsid w:val="4DCDBE64"/>
    <w:rsid w:val="4DDF0B0D"/>
    <w:rsid w:val="4DF011B6"/>
    <w:rsid w:val="4E05CE52"/>
    <w:rsid w:val="4E267DB7"/>
    <w:rsid w:val="4E4B3480"/>
    <w:rsid w:val="4EC52B53"/>
    <w:rsid w:val="4EE944A1"/>
    <w:rsid w:val="4F2BA756"/>
    <w:rsid w:val="4F3E17CB"/>
    <w:rsid w:val="4F59049F"/>
    <w:rsid w:val="4FB9EBC8"/>
    <w:rsid w:val="4FC7899E"/>
    <w:rsid w:val="4FCBC20A"/>
    <w:rsid w:val="500E7A8A"/>
    <w:rsid w:val="506A89C2"/>
    <w:rsid w:val="506B3BDB"/>
    <w:rsid w:val="508A8D1E"/>
    <w:rsid w:val="50B759E1"/>
    <w:rsid w:val="51326C6F"/>
    <w:rsid w:val="5133A2CF"/>
    <w:rsid w:val="5140C04B"/>
    <w:rsid w:val="514525C5"/>
    <w:rsid w:val="516FD3D9"/>
    <w:rsid w:val="5173C42C"/>
    <w:rsid w:val="5176ABBC"/>
    <w:rsid w:val="517701AE"/>
    <w:rsid w:val="519E0346"/>
    <w:rsid w:val="51E6F291"/>
    <w:rsid w:val="51EA14D6"/>
    <w:rsid w:val="5275B88D"/>
    <w:rsid w:val="52F4AF8D"/>
    <w:rsid w:val="5340DEC7"/>
    <w:rsid w:val="53505BE5"/>
    <w:rsid w:val="5353D55B"/>
    <w:rsid w:val="536FF11A"/>
    <w:rsid w:val="539E5AF5"/>
    <w:rsid w:val="53A3441C"/>
    <w:rsid w:val="53BA9D20"/>
    <w:rsid w:val="53EA8E73"/>
    <w:rsid w:val="54522578"/>
    <w:rsid w:val="5484D450"/>
    <w:rsid w:val="54B21105"/>
    <w:rsid w:val="54D33AAD"/>
    <w:rsid w:val="54EFA5BC"/>
    <w:rsid w:val="553EACFE"/>
    <w:rsid w:val="5548ABE5"/>
    <w:rsid w:val="55661C29"/>
    <w:rsid w:val="55760D99"/>
    <w:rsid w:val="55B5D49F"/>
    <w:rsid w:val="561404BC"/>
    <w:rsid w:val="561E69E4"/>
    <w:rsid w:val="56592DA2"/>
    <w:rsid w:val="565CB14E"/>
    <w:rsid w:val="567C4310"/>
    <w:rsid w:val="56E83E40"/>
    <w:rsid w:val="56F117E5"/>
    <w:rsid w:val="572A995F"/>
    <w:rsid w:val="57381AE9"/>
    <w:rsid w:val="575725F5"/>
    <w:rsid w:val="575DC993"/>
    <w:rsid w:val="575ED387"/>
    <w:rsid w:val="577CADB7"/>
    <w:rsid w:val="57AE8B0B"/>
    <w:rsid w:val="580BCB4E"/>
    <w:rsid w:val="582374D4"/>
    <w:rsid w:val="5846D4AD"/>
    <w:rsid w:val="585D2563"/>
    <w:rsid w:val="587012D5"/>
    <w:rsid w:val="58B45097"/>
    <w:rsid w:val="58C5EF76"/>
    <w:rsid w:val="58C9E43D"/>
    <w:rsid w:val="58DCBD19"/>
    <w:rsid w:val="58DFA846"/>
    <w:rsid w:val="59138F47"/>
    <w:rsid w:val="5917B4BC"/>
    <w:rsid w:val="595508D8"/>
    <w:rsid w:val="5982C5A5"/>
    <w:rsid w:val="598E7084"/>
    <w:rsid w:val="59DBF08B"/>
    <w:rsid w:val="59F6F7CD"/>
    <w:rsid w:val="5A17E438"/>
    <w:rsid w:val="5A582F38"/>
    <w:rsid w:val="5AD58EE9"/>
    <w:rsid w:val="5ADE58DA"/>
    <w:rsid w:val="5B24A1ED"/>
    <w:rsid w:val="5B8B41A3"/>
    <w:rsid w:val="5BE0E6A2"/>
    <w:rsid w:val="5BE7FFC8"/>
    <w:rsid w:val="5BF7BEC8"/>
    <w:rsid w:val="5C01150B"/>
    <w:rsid w:val="5C1109B7"/>
    <w:rsid w:val="5C2B6C3C"/>
    <w:rsid w:val="5C38FB42"/>
    <w:rsid w:val="5C405C28"/>
    <w:rsid w:val="5C8CA99A"/>
    <w:rsid w:val="5C95ADB0"/>
    <w:rsid w:val="5CB01A8F"/>
    <w:rsid w:val="5CB12319"/>
    <w:rsid w:val="5D0BAD2A"/>
    <w:rsid w:val="5D1D442B"/>
    <w:rsid w:val="5D577FC4"/>
    <w:rsid w:val="5D626D72"/>
    <w:rsid w:val="5D7651F3"/>
    <w:rsid w:val="5DC5E780"/>
    <w:rsid w:val="5DD7AE26"/>
    <w:rsid w:val="5DE2BB64"/>
    <w:rsid w:val="5E62A6AB"/>
    <w:rsid w:val="5EBC1CC6"/>
    <w:rsid w:val="5EBFD00F"/>
    <w:rsid w:val="5EEB0ADC"/>
    <w:rsid w:val="5EF3DB84"/>
    <w:rsid w:val="5F46317A"/>
    <w:rsid w:val="5F574C68"/>
    <w:rsid w:val="5F62C0DD"/>
    <w:rsid w:val="5F6529E7"/>
    <w:rsid w:val="5F6CA933"/>
    <w:rsid w:val="5FC3E75B"/>
    <w:rsid w:val="600EFAFA"/>
    <w:rsid w:val="605B15FC"/>
    <w:rsid w:val="608EE27D"/>
    <w:rsid w:val="60B58F75"/>
    <w:rsid w:val="60E0F6DD"/>
    <w:rsid w:val="60FD03BC"/>
    <w:rsid w:val="612005FF"/>
    <w:rsid w:val="61315FD6"/>
    <w:rsid w:val="614FD6C0"/>
    <w:rsid w:val="6154FF2E"/>
    <w:rsid w:val="616A0C26"/>
    <w:rsid w:val="617D7079"/>
    <w:rsid w:val="617EBED7"/>
    <w:rsid w:val="6184943C"/>
    <w:rsid w:val="6188372F"/>
    <w:rsid w:val="618AE2DB"/>
    <w:rsid w:val="61B8997D"/>
    <w:rsid w:val="61BDDD40"/>
    <w:rsid w:val="61CA2A81"/>
    <w:rsid w:val="620303E1"/>
    <w:rsid w:val="6242653E"/>
    <w:rsid w:val="629736EE"/>
    <w:rsid w:val="62CAF167"/>
    <w:rsid w:val="62F2DDF8"/>
    <w:rsid w:val="6300187D"/>
    <w:rsid w:val="6354BAF8"/>
    <w:rsid w:val="63AF98DF"/>
    <w:rsid w:val="63BD112D"/>
    <w:rsid w:val="63C9851E"/>
    <w:rsid w:val="63C9FDD5"/>
    <w:rsid w:val="63D40284"/>
    <w:rsid w:val="63F14986"/>
    <w:rsid w:val="640D2E5C"/>
    <w:rsid w:val="64158882"/>
    <w:rsid w:val="64181753"/>
    <w:rsid w:val="6429DAC1"/>
    <w:rsid w:val="642ABD8B"/>
    <w:rsid w:val="642C4B32"/>
    <w:rsid w:val="64486102"/>
    <w:rsid w:val="6492FCAE"/>
    <w:rsid w:val="6502D6C5"/>
    <w:rsid w:val="6518263B"/>
    <w:rsid w:val="651B4B80"/>
    <w:rsid w:val="654E6F2D"/>
    <w:rsid w:val="6565CE36"/>
    <w:rsid w:val="657E4E5F"/>
    <w:rsid w:val="658C754C"/>
    <w:rsid w:val="658D19E7"/>
    <w:rsid w:val="65DEAFE9"/>
    <w:rsid w:val="6684963E"/>
    <w:rsid w:val="6692BAFF"/>
    <w:rsid w:val="669D780A"/>
    <w:rsid w:val="66D6E7A5"/>
    <w:rsid w:val="66F08876"/>
    <w:rsid w:val="67040BDC"/>
    <w:rsid w:val="672845AD"/>
    <w:rsid w:val="673D821B"/>
    <w:rsid w:val="67617B83"/>
    <w:rsid w:val="677B411E"/>
    <w:rsid w:val="6780C202"/>
    <w:rsid w:val="67A59D02"/>
    <w:rsid w:val="67D389A0"/>
    <w:rsid w:val="687FAF0D"/>
    <w:rsid w:val="68AA5AC8"/>
    <w:rsid w:val="68AAEDB1"/>
    <w:rsid w:val="68CE74F9"/>
    <w:rsid w:val="68FE2EAE"/>
    <w:rsid w:val="690AB071"/>
    <w:rsid w:val="6939BADD"/>
    <w:rsid w:val="6967F472"/>
    <w:rsid w:val="696F5A01"/>
    <w:rsid w:val="698DF55E"/>
    <w:rsid w:val="6997651A"/>
    <w:rsid w:val="699947C8"/>
    <w:rsid w:val="69BD80E4"/>
    <w:rsid w:val="69CD4F2D"/>
    <w:rsid w:val="69F13786"/>
    <w:rsid w:val="69F477B8"/>
    <w:rsid w:val="6A2F7D58"/>
    <w:rsid w:val="6A393F59"/>
    <w:rsid w:val="6A80BF2B"/>
    <w:rsid w:val="6AACD807"/>
    <w:rsid w:val="6AD4227C"/>
    <w:rsid w:val="6AFCD12F"/>
    <w:rsid w:val="6B0D4DDE"/>
    <w:rsid w:val="6B128CF6"/>
    <w:rsid w:val="6B31CB56"/>
    <w:rsid w:val="6B32E317"/>
    <w:rsid w:val="6B33357B"/>
    <w:rsid w:val="6B554186"/>
    <w:rsid w:val="6B567A19"/>
    <w:rsid w:val="6B5A39B4"/>
    <w:rsid w:val="6B722237"/>
    <w:rsid w:val="6B85E3BB"/>
    <w:rsid w:val="6BA0B330"/>
    <w:rsid w:val="6BA91CB2"/>
    <w:rsid w:val="6BC0A4B8"/>
    <w:rsid w:val="6BD50FBA"/>
    <w:rsid w:val="6C5CA274"/>
    <w:rsid w:val="6C712A92"/>
    <w:rsid w:val="6C81CA02"/>
    <w:rsid w:val="6CB41F5A"/>
    <w:rsid w:val="6CC9B77C"/>
    <w:rsid w:val="6CCDF219"/>
    <w:rsid w:val="6CE82E39"/>
    <w:rsid w:val="6D57B7BE"/>
    <w:rsid w:val="6D934FF1"/>
    <w:rsid w:val="6DD596CB"/>
    <w:rsid w:val="6DE54DED"/>
    <w:rsid w:val="6E075BFC"/>
    <w:rsid w:val="6E1A1EBA"/>
    <w:rsid w:val="6E8EC11D"/>
    <w:rsid w:val="6EBB5AC5"/>
    <w:rsid w:val="6F1A2F35"/>
    <w:rsid w:val="6F365081"/>
    <w:rsid w:val="6F902D17"/>
    <w:rsid w:val="6FBFFCA7"/>
    <w:rsid w:val="6FCCD5BC"/>
    <w:rsid w:val="6FD2AE3E"/>
    <w:rsid w:val="701D3F02"/>
    <w:rsid w:val="70271A85"/>
    <w:rsid w:val="704D410B"/>
    <w:rsid w:val="705DB0B8"/>
    <w:rsid w:val="707A251D"/>
    <w:rsid w:val="70AFD3C1"/>
    <w:rsid w:val="70E0AB3A"/>
    <w:rsid w:val="70F166AC"/>
    <w:rsid w:val="714D5879"/>
    <w:rsid w:val="715EBA41"/>
    <w:rsid w:val="719211BF"/>
    <w:rsid w:val="72185B2C"/>
    <w:rsid w:val="72419062"/>
    <w:rsid w:val="7283373A"/>
    <w:rsid w:val="72A8AC75"/>
    <w:rsid w:val="72ACFE7A"/>
    <w:rsid w:val="739DB09A"/>
    <w:rsid w:val="73DC9D11"/>
    <w:rsid w:val="73EDAB4C"/>
    <w:rsid w:val="73F04BEB"/>
    <w:rsid w:val="74073CDF"/>
    <w:rsid w:val="74199D30"/>
    <w:rsid w:val="741F079B"/>
    <w:rsid w:val="7426D62E"/>
    <w:rsid w:val="747F4E73"/>
    <w:rsid w:val="74CB5F94"/>
    <w:rsid w:val="74E3704E"/>
    <w:rsid w:val="74E6CEF1"/>
    <w:rsid w:val="74FE290C"/>
    <w:rsid w:val="750C996F"/>
    <w:rsid w:val="7559E360"/>
    <w:rsid w:val="75742930"/>
    <w:rsid w:val="7593BA23"/>
    <w:rsid w:val="75A6C35A"/>
    <w:rsid w:val="75D0372C"/>
    <w:rsid w:val="7612E517"/>
    <w:rsid w:val="7618AE92"/>
    <w:rsid w:val="76965C09"/>
    <w:rsid w:val="76E49866"/>
    <w:rsid w:val="771C5AB5"/>
    <w:rsid w:val="78013766"/>
    <w:rsid w:val="7832D105"/>
    <w:rsid w:val="786FE3E6"/>
    <w:rsid w:val="78ACF3C3"/>
    <w:rsid w:val="78AEBB11"/>
    <w:rsid w:val="78CB6BC3"/>
    <w:rsid w:val="78D116F8"/>
    <w:rsid w:val="78D60ACE"/>
    <w:rsid w:val="78E5AFB7"/>
    <w:rsid w:val="78EE5434"/>
    <w:rsid w:val="78F278BE"/>
    <w:rsid w:val="790F6DB5"/>
    <w:rsid w:val="7929D28A"/>
    <w:rsid w:val="79705044"/>
    <w:rsid w:val="7976BD48"/>
    <w:rsid w:val="797A525C"/>
    <w:rsid w:val="798D6B51"/>
    <w:rsid w:val="79B5EE70"/>
    <w:rsid w:val="79DEA5B2"/>
    <w:rsid w:val="79E6C5D7"/>
    <w:rsid w:val="79ECDDF8"/>
    <w:rsid w:val="7A256CA6"/>
    <w:rsid w:val="7A4238D8"/>
    <w:rsid w:val="7A4A58A1"/>
    <w:rsid w:val="7A601861"/>
    <w:rsid w:val="7A7EB175"/>
    <w:rsid w:val="7AA84CF5"/>
    <w:rsid w:val="7AE36A15"/>
    <w:rsid w:val="7B09ABD6"/>
    <w:rsid w:val="7B0BE5F6"/>
    <w:rsid w:val="7B45935B"/>
    <w:rsid w:val="7BB7C292"/>
    <w:rsid w:val="7BC0A7ED"/>
    <w:rsid w:val="7BDE9306"/>
    <w:rsid w:val="7C1F3EC8"/>
    <w:rsid w:val="7C48FC82"/>
    <w:rsid w:val="7C83149F"/>
    <w:rsid w:val="7CA7F106"/>
    <w:rsid w:val="7CE163BC"/>
    <w:rsid w:val="7D6B5867"/>
    <w:rsid w:val="7D90BAE1"/>
    <w:rsid w:val="7DE58455"/>
    <w:rsid w:val="7DF98507"/>
    <w:rsid w:val="7E8AD1E0"/>
    <w:rsid w:val="7EA21289"/>
    <w:rsid w:val="7EC7C5D3"/>
    <w:rsid w:val="7EDC3461"/>
    <w:rsid w:val="7EE38B62"/>
    <w:rsid w:val="7F7A4DA5"/>
    <w:rsid w:val="7F92AA2E"/>
    <w:rsid w:val="7FC26A56"/>
    <w:rsid w:val="7FE15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BA6C2"/>
  <w15:docId w15:val="{C5560995-AE5A-40A4-A5A5-538B09487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193E2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D24F7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38E4"/>
    <w:pPr>
      <w:ind w:leftChars="400" w:left="800"/>
    </w:pPr>
  </w:style>
  <w:style w:type="paragraph" w:styleId="a4">
    <w:name w:val="Balloon Text"/>
    <w:basedOn w:val="a"/>
    <w:link w:val="Char"/>
    <w:uiPriority w:val="99"/>
    <w:semiHidden/>
    <w:unhideWhenUsed/>
    <w:rsid w:val="00193E2F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193E2F"/>
    <w:rPr>
      <w:rFonts w:asciiTheme="majorHAnsi" w:eastAsiaTheme="majorEastAsia" w:hAnsiTheme="majorHAnsi" w:cstheme="majorBidi"/>
      <w:sz w:val="18"/>
      <w:szCs w:val="18"/>
    </w:rPr>
  </w:style>
  <w:style w:type="character" w:customStyle="1" w:styleId="1Char">
    <w:name w:val="제목 1 Char"/>
    <w:basedOn w:val="a0"/>
    <w:link w:val="1"/>
    <w:uiPriority w:val="9"/>
    <w:rsid w:val="00193E2F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nh-number">
    <w:name w:val="nh-number"/>
    <w:basedOn w:val="a0"/>
    <w:rsid w:val="00193E2F"/>
  </w:style>
  <w:style w:type="paragraph" w:customStyle="1" w:styleId="10">
    <w:name w:val="제목1"/>
    <w:basedOn w:val="a"/>
    <w:rsid w:val="00193E2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1">
    <w:name w:val="s1"/>
    <w:basedOn w:val="a0"/>
    <w:rsid w:val="00193E2F"/>
  </w:style>
  <w:style w:type="character" w:styleId="a5">
    <w:name w:val="Strong"/>
    <w:basedOn w:val="a0"/>
    <w:uiPriority w:val="22"/>
    <w:qFormat/>
    <w:rsid w:val="00193E2F"/>
    <w:rPr>
      <w:b/>
      <w:bCs/>
    </w:rPr>
  </w:style>
  <w:style w:type="paragraph" w:customStyle="1" w:styleId="auto-cursor-target">
    <w:name w:val="auto-cursor-target"/>
    <w:basedOn w:val="a"/>
    <w:rsid w:val="00193E2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toc-item-body">
    <w:name w:val="toc-item-body"/>
    <w:basedOn w:val="a0"/>
    <w:rsid w:val="00193E2F"/>
  </w:style>
  <w:style w:type="character" w:styleId="a6">
    <w:name w:val="Hyperlink"/>
    <w:basedOn w:val="a0"/>
    <w:uiPriority w:val="99"/>
    <w:semiHidden/>
    <w:unhideWhenUsed/>
    <w:rsid w:val="00193E2F"/>
    <w:rPr>
      <w:color w:val="0000FF"/>
      <w:u w:val="single"/>
    </w:rPr>
  </w:style>
  <w:style w:type="paragraph" w:styleId="a7">
    <w:name w:val="Normal (Web)"/>
    <w:basedOn w:val="a"/>
    <w:uiPriority w:val="99"/>
    <w:semiHidden/>
    <w:unhideWhenUsed/>
    <w:rsid w:val="00193E2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193E2F"/>
    <w:rPr>
      <w:rFonts w:ascii="굴림체" w:eastAsia="굴림체" w:hAnsi="굴림체" w:cs="굴림체"/>
      <w:sz w:val="24"/>
      <w:szCs w:val="24"/>
    </w:rPr>
  </w:style>
  <w:style w:type="paragraph" w:customStyle="1" w:styleId="p1">
    <w:name w:val="p1"/>
    <w:basedOn w:val="a"/>
    <w:rsid w:val="00193E2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p2">
    <w:name w:val="p2"/>
    <w:basedOn w:val="a"/>
    <w:rsid w:val="00193E2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table" w:styleId="a8">
    <w:name w:val="Table Grid"/>
    <w:basedOn w:val="a1"/>
    <w:uiPriority w:val="39"/>
    <w:rsid w:val="00193E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0">
    <w:name w:val="부제 Char"/>
    <w:basedOn w:val="a0"/>
    <w:link w:val="a9"/>
    <w:uiPriority w:val="11"/>
    <w:rPr>
      <w:rFonts w:asciiTheme="majorHAnsi" w:eastAsiaTheme="majorEastAsia" w:hAnsiTheme="majorHAnsi" w:cstheme="majorBidi"/>
      <w:sz w:val="24"/>
      <w:szCs w:val="24"/>
    </w:rPr>
  </w:style>
  <w:style w:type="paragraph" w:styleId="a9">
    <w:name w:val="Subtitle"/>
    <w:basedOn w:val="a"/>
    <w:next w:val="a"/>
    <w:link w:val="Char0"/>
    <w:uiPriority w:val="11"/>
    <w:qFormat/>
    <w:pPr>
      <w:spacing w:after="60"/>
      <w:jc w:val="center"/>
      <w:outlineLvl w:val="1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har1">
    <w:name w:val="머리글 Char"/>
    <w:basedOn w:val="a0"/>
    <w:link w:val="aa"/>
    <w:uiPriority w:val="99"/>
  </w:style>
  <w:style w:type="paragraph" w:styleId="aa">
    <w:name w:val="header"/>
    <w:basedOn w:val="a"/>
    <w:link w:val="Char1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</w:style>
  <w:style w:type="paragraph" w:styleId="ab">
    <w:name w:val="footer"/>
    <w:basedOn w:val="a"/>
    <w:link w:val="Char2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3Char">
    <w:name w:val="제목 3 Char"/>
    <w:basedOn w:val="a0"/>
    <w:link w:val="3"/>
    <w:uiPriority w:val="9"/>
    <w:semiHidden/>
    <w:rsid w:val="005D24F7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4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5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27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0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86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7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5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84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44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13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7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64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7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19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0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6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2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59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93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1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15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726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332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138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7124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2873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529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5836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1169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813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8654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705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8566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4361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7560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6951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2480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9449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4290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57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152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394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174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0270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7544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429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0474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56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1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34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13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7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488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owasp.org/index.php/Category:OWASP_AntiSamy_Project" TargetMode="External"/><Relationship Id="rId18" Type="http://schemas.openxmlformats.org/officeDocument/2006/relationships/hyperlink" Target="https://stackoverflow.com/questions/8318581/html-vs-innerhtml-jquery-javascript-xss-attacks" TargetMode="External"/><Relationship Id="rId26" Type="http://schemas.openxmlformats.org/officeDocument/2006/relationships/hyperlink" Target="https://codesandbox.io/s/github/windshock/react-xss-example?file=/src/LinkExampleInnerHTML.js" TargetMode="External"/><Relationship Id="rId21" Type="http://schemas.openxmlformats.org/officeDocument/2006/relationships/hyperlink" Target="http://wiki.skplanet.com/pages/viewpage.action?pageId=188922907" TargetMode="External"/><Relationship Id="rId34" Type="http://schemas.openxmlformats.org/officeDocument/2006/relationships/image" Target="media/image5.png"/><Relationship Id="rId7" Type="http://schemas.openxmlformats.org/officeDocument/2006/relationships/footnotes" Target="footnotes.xml"/><Relationship Id="rId12" Type="http://schemas.openxmlformats.org/officeDocument/2006/relationships/hyperlink" Target="https://skpcorp.sharepoint.com/:x:/r/sites/vulchk/_layouts/15/Doc.aspx?sourcedoc=%7B68A3854B-4283-407A-9FFA-D6735F9F9EBB%7D&amp;file=SK%ED%96%89%EB%B3%B5%20data%20%EA%B4%80%EB%A6%AC%EC%9E%90-%EC%A7%84%EB%8B%A8%EA%B2%B0%EA%B3%BC-adm.kongforu.comadminlogin-skHappyApp-admin_201111.xlsx&amp;action=default&amp;mobileredirect=true&amp;cid=a2154315-14b2-4c9f-9f4e-549451267360" TargetMode="External"/><Relationship Id="rId17" Type="http://schemas.openxmlformats.org/officeDocument/2006/relationships/hyperlink" Target="https://github.com/naver/lucy-xss-servlet-filter" TargetMode="External"/><Relationship Id="rId25" Type="http://schemas.openxmlformats.org/officeDocument/2006/relationships/hyperlink" Target="https://codesandbox.io/s/github/windshock/react-xss-example?file=/src/LinkExample.js" TargetMode="External"/><Relationship Id="rId33" Type="http://schemas.openxmlformats.org/officeDocument/2006/relationships/image" Target="media/image4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lahuman.jabsiri.co.kr/155" TargetMode="External"/><Relationship Id="rId20" Type="http://schemas.openxmlformats.org/officeDocument/2006/relationships/hyperlink" Target="http://jsfiddle.net/Tjspu/" TargetMode="External"/><Relationship Id="rId29" Type="http://schemas.openxmlformats.org/officeDocument/2006/relationships/hyperlink" Target="https://rubyinstaller.org/downloads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skpcorp.sharepoint.com/:x:/r/sites/vulchk/_layouts/15/Doc.aspx?sourcedoc=%7B314701C7-5193-4C71-B019-62D5E19D4ADC%7D&amp;file=5gx%20%EC%BB%AC%EB%9F%AC%EB%A7%81%20%EC%9E%90%EC%82%B0%EC%A0%95%EB%B3%B4%20v0.1.xlsx&amp;action=default&amp;mobileredirect=true" TargetMode="External"/><Relationship Id="rId24" Type="http://schemas.openxmlformats.org/officeDocument/2006/relationships/image" Target="media/image2.png"/><Relationship Id="rId32" Type="http://schemas.openxmlformats.org/officeDocument/2006/relationships/hyperlink" Target="https://github.com/hahwul/XSpear/releases" TargetMode="External"/><Relationship Id="rId37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yperlink" Target="https://www.owasp.org/index.php/Category:OWASP_Enterprise_Security_API" TargetMode="External"/><Relationship Id="rId23" Type="http://schemas.openxmlformats.org/officeDocument/2006/relationships/image" Target="media/image1.png"/><Relationship Id="rId28" Type="http://schemas.openxmlformats.org/officeDocument/2006/relationships/image" Target="media/image3.png"/><Relationship Id="rId36" Type="http://schemas.openxmlformats.org/officeDocument/2006/relationships/footer" Target="footer1.xml"/><Relationship Id="rId10" Type="http://schemas.openxmlformats.org/officeDocument/2006/relationships/hyperlink" Target="https://skpcorp.sharepoint.com/:x:/r/sites/vulchk/_layouts/15/Doc.aspx?sourcedoc=%7B5C269DCC-A98F-42B2-A89B-6E4164AEA9D6%7D&amp;file=V%EC%BB%AC%EB%9F%AC%EB%A7%81%20User-%EC%9D%B4%ED%96%89%EC%A7%84%EB%8B%A8%202%EC%B0%A8-172.21.106.43-vrbt-user-rest-api_20200915.xlsx&amp;action=default&amp;mobileredirect=true" TargetMode="External"/><Relationship Id="rId19" Type="http://schemas.openxmlformats.org/officeDocument/2006/relationships/hyperlink" Target="http://jsfiddle.net/2TpHC/" TargetMode="External"/><Relationship Id="rId31" Type="http://schemas.openxmlformats.org/officeDocument/2006/relationships/hyperlink" Target="https://github.com/hahwul/XSpear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javadoc.io/static/com.google.code.gson/gson/2.7/com/google/gson/GsonBuilder.html" TargetMode="External"/><Relationship Id="rId14" Type="http://schemas.openxmlformats.org/officeDocument/2006/relationships/hyperlink" Target="https://github.com/naver/lucy-xss-filter" TargetMode="External"/><Relationship Id="rId22" Type="http://schemas.openxmlformats.org/officeDocument/2006/relationships/hyperlink" Target="http://wiki.skplanet.com/pages/viewpage.action?pageId=188922907" TargetMode="External"/><Relationship Id="rId27" Type="http://schemas.openxmlformats.org/officeDocument/2006/relationships/hyperlink" Target="http://code.skplanet.com/projects/VRBT/repos/vrbt-frontend/browse/README.md" TargetMode="External"/><Relationship Id="rId30" Type="http://schemas.openxmlformats.org/officeDocument/2006/relationships/hyperlink" Target="https://junstar92.tistory.com/5" TargetMode="External"/><Relationship Id="rId35" Type="http://schemas.openxmlformats.org/officeDocument/2006/relationships/header" Target="header1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3E7ADDE33F344249910D1B54A446F640" ma:contentTypeVersion="18" ma:contentTypeDescription="새 문서를 만듭니다." ma:contentTypeScope="" ma:versionID="0aef8ba26d0d8245b1185533ab8a4a4b">
  <xsd:schema xmlns:xsd="http://www.w3.org/2001/XMLSchema" xmlns:xs="http://www.w3.org/2001/XMLSchema" xmlns:p="http://schemas.microsoft.com/office/2006/metadata/properties" xmlns:ns2="5d5694b7-543e-4e3d-97a5-f004d625289c" xmlns:ns3="d1fab0c3-6e42-42f5-8e68-4241516aa442" targetNamespace="http://schemas.microsoft.com/office/2006/metadata/properties" ma:root="true" ma:fieldsID="734408fb22f33e14dba6751f061f0139" ns2:_="" ns3:_="">
    <xsd:import namespace="5d5694b7-543e-4e3d-97a5-f004d625289c"/>
    <xsd:import namespace="d1fab0c3-6e42-42f5-8e68-4241516aa4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_Flow_SignoffStatu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5694b7-543e-4e3d-97a5-f004d62528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_Flow_SignoffStatus" ma:index="18" nillable="true" ma:displayName="사인 오프 상태" ma:internalName="_xc0ac__xc778__x0020__xc624__xd504__x0020__xc0c1__xd0dc_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이미지 태그" ma:readOnly="false" ma:fieldId="{5cf76f15-5ced-4ddc-b409-7134ff3c332f}" ma:taxonomyMulti="true" ma:sspId="59b98aa4-191d-44d2-9a42-bc063a43144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ab0c3-6e42-42f5-8e68-4241516aa44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3041317-11ef-4d73-b9de-f3eab09c3a15}" ma:internalName="TaxCatchAll" ma:showField="CatchAllData" ma:web="d1fab0c3-6e42-42f5-8e68-4241516aa44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43F9D6B-C0F8-4595-BE7C-654D403BE6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5694b7-543e-4e3d-97a5-f004d625289c"/>
    <ds:schemaRef ds:uri="d1fab0c3-6e42-42f5-8e68-4241516aa4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41FE202-CA4E-4548-A7B4-BDC9C3A3DB2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17</Pages>
  <Words>1630</Words>
  <Characters>9296</Characters>
  <Application>Microsoft Office Word</Application>
  <DocSecurity>0</DocSecurity>
  <Lines>77</Lines>
  <Paragraphs>21</Paragraphs>
  <ScaleCrop>false</ScaleCrop>
  <Company/>
  <LinksUpToDate>false</LinksUpToDate>
  <CharactersWithSpaces>10905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승수</dc:creator>
  <cp:keywords/>
  <dc:description/>
  <cp:lastModifiedBy>유성근/보안진단실</cp:lastModifiedBy>
  <cp:revision>99</cp:revision>
  <dcterms:created xsi:type="dcterms:W3CDTF">2020-05-27T03:57:00Z</dcterms:created>
  <dcterms:modified xsi:type="dcterms:W3CDTF">2025-05-29T06:40:00Z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0x0101003E7ADDE33F344249910D1B54A446F640</vt:lpwstr>
  </property>
  <property fmtid="{D5CDD505-2E9C-101B-9397-08002B2CF9AE}" pid="3" name="MediaServiceImageTags">
    <vt:lpwstr/>
  </property>
</Properties>
</file>